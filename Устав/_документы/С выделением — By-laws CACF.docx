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7F2102" w14:textId="77777777" w:rsidR="00924867" w:rsidRPr="00FD1683" w:rsidRDefault="00FD1683" w:rsidP="00FD1683">
      <w:pPr>
        <w:spacing w:after="0" w:line="276" w:lineRule="auto"/>
        <w:jc w:val="right"/>
        <w:rPr>
          <w:ins w:id="0" w:author="Проект новой редакции" w:date="2026-10-23T13:45:00Z"/>
          <w:rFonts w:ascii="Arial" w:hAnsi="Arial" w:cs="Arial"/>
          <w:b/>
          <w:sz w:val="28"/>
          <w:szCs w:val="28"/>
          <w:lang w:val="kk-KZ"/>
        </w:rPr>
      </w:pPr>
      <w:bookmarkStart w:id="1" w:name="_GoBack"/>
      <w:bookmarkEnd w:id="1"/>
      <w:ins w:id="2" w:author="Проект новой редакции" w:date="2026-10-23T13:45:00Z">
        <w:r w:rsidRPr="00FD1683">
          <w:rPr>
            <w:rFonts w:ascii="Arial" w:hAnsi="Arial" w:cs="Arial"/>
            <w:b/>
            <w:noProof/>
            <w:sz w:val="28"/>
            <w:szCs w:val="28"/>
            <w:lang w:val="kk-KZ"/>
          </w:rPr>
          <w:t>DRAFT</w:t>
        </w:r>
      </w:ins>
    </w:p>
    <w:p w14:paraId="13F9F011" w14:textId="30C0FA02" w:rsidR="00924867" w:rsidRPr="006218FD" w:rsidRDefault="00AB1A37" w:rsidP="00924867">
      <w:pPr>
        <w:spacing w:after="0" w:line="276" w:lineRule="auto"/>
        <w:jc w:val="both"/>
        <w:rPr>
          <w:del w:id="3" w:author="Проект новой редакции" w:date="2026-10-23T13:45:00Z"/>
          <w:rFonts w:ascii="Arial" w:hAnsi="Arial" w:cs="Arial"/>
          <w:sz w:val="28"/>
          <w:szCs w:val="28"/>
          <w:lang w:val="kk-KZ"/>
        </w:rPr>
      </w:pPr>
      <w:del w:id="4" w:author="Проект новой редакции" w:date="2026-10-23T13:45:00Z">
        <w:r>
          <w:rPr>
            <w:rFonts w:ascii="Arial" w:hAnsi="Arial" w:cs="Arial"/>
            <w:noProof/>
            <w:sz w:val="28"/>
            <w:szCs w:val="28"/>
            <w:lang w:val="kk-KZ"/>
          </w:rPr>
          <w:pict w14:anchorId="7643E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5.75pt;height:62.25pt;mso-width-percent:0;mso-height-percent:0;mso-width-percent:0;mso-height-percent:0">
              <v:imagedata r:id="rId7" o:title="CACF (PNG)"/>
            </v:shape>
          </w:pict>
        </w:r>
      </w:del>
    </w:p>
    <w:p w14:paraId="55E8826D" w14:textId="77777777" w:rsidR="00780F9A" w:rsidRDefault="00780F9A" w:rsidP="00924867">
      <w:pPr>
        <w:spacing w:after="0" w:line="276" w:lineRule="auto"/>
        <w:jc w:val="both"/>
        <w:rPr>
          <w:rFonts w:ascii="Arial" w:hAnsi="Arial" w:cs="Arial"/>
          <w:sz w:val="28"/>
          <w:szCs w:val="28"/>
          <w:lang w:val="en-US"/>
        </w:rPr>
      </w:pPr>
    </w:p>
    <w:p w14:paraId="658704D8" w14:textId="77777777" w:rsidR="00780F9A" w:rsidRDefault="00780F9A" w:rsidP="00924867">
      <w:pPr>
        <w:spacing w:after="0" w:line="276" w:lineRule="auto"/>
        <w:jc w:val="both"/>
        <w:rPr>
          <w:rFonts w:ascii="Arial" w:hAnsi="Arial" w:cs="Arial"/>
          <w:sz w:val="28"/>
          <w:szCs w:val="28"/>
          <w:lang w:val="en-US"/>
        </w:rPr>
      </w:pPr>
    </w:p>
    <w:p w14:paraId="175B045C" w14:textId="77777777" w:rsidR="00780F9A" w:rsidRPr="00780F9A" w:rsidRDefault="00780F9A" w:rsidP="00924867">
      <w:pPr>
        <w:spacing w:after="0" w:line="276" w:lineRule="auto"/>
        <w:jc w:val="both"/>
        <w:rPr>
          <w:rFonts w:ascii="Arial" w:hAnsi="Arial" w:cs="Arial"/>
          <w:sz w:val="28"/>
          <w:szCs w:val="28"/>
          <w:lang w:val="en-US"/>
        </w:rPr>
      </w:pPr>
    </w:p>
    <w:p w14:paraId="767B6B15" w14:textId="77777777" w:rsidR="00924867" w:rsidRPr="00780F9A" w:rsidRDefault="00924867" w:rsidP="00924867">
      <w:pPr>
        <w:spacing w:after="0" w:line="276" w:lineRule="auto"/>
        <w:jc w:val="both"/>
        <w:rPr>
          <w:rFonts w:ascii="Arial" w:hAnsi="Arial" w:cs="Arial"/>
          <w:sz w:val="28"/>
          <w:szCs w:val="28"/>
          <w:lang w:val="en-US"/>
        </w:rPr>
      </w:pPr>
    </w:p>
    <w:p w14:paraId="559A63A6" w14:textId="77777777" w:rsidR="00924867" w:rsidRPr="00780F9A" w:rsidRDefault="00924867" w:rsidP="00924867">
      <w:pPr>
        <w:spacing w:after="0" w:line="276" w:lineRule="auto"/>
        <w:jc w:val="both"/>
        <w:rPr>
          <w:rFonts w:ascii="Arial" w:hAnsi="Arial" w:cs="Arial"/>
          <w:sz w:val="28"/>
          <w:szCs w:val="28"/>
          <w:lang w:val="en-US"/>
        </w:rPr>
      </w:pPr>
    </w:p>
    <w:p w14:paraId="1EEDB57E" w14:textId="77777777" w:rsidR="00924867" w:rsidRPr="00780F9A" w:rsidRDefault="00924867" w:rsidP="00924867">
      <w:pPr>
        <w:spacing w:after="0" w:line="276" w:lineRule="auto"/>
        <w:jc w:val="both"/>
        <w:rPr>
          <w:rFonts w:ascii="Arial" w:hAnsi="Arial" w:cs="Arial"/>
          <w:sz w:val="28"/>
          <w:szCs w:val="28"/>
          <w:lang w:val="en-US"/>
        </w:rPr>
      </w:pPr>
    </w:p>
    <w:p w14:paraId="2058629D" w14:textId="77777777" w:rsidR="00924867" w:rsidRPr="00554182" w:rsidRDefault="00924867" w:rsidP="00924867">
      <w:pPr>
        <w:spacing w:after="0" w:line="276" w:lineRule="auto"/>
        <w:jc w:val="center"/>
        <w:rPr>
          <w:rFonts w:ascii="Arial" w:hAnsi="Arial" w:cs="Arial"/>
          <w:b/>
          <w:bCs/>
          <w:sz w:val="36"/>
          <w:szCs w:val="36"/>
          <w:lang w:val="en-US"/>
        </w:rPr>
      </w:pPr>
      <w:r w:rsidRPr="00554182">
        <w:rPr>
          <w:rFonts w:ascii="Arial" w:hAnsi="Arial" w:cs="Arial"/>
          <w:b/>
          <w:bCs/>
          <w:sz w:val="36"/>
          <w:szCs w:val="36"/>
          <w:lang w:val="en-US"/>
        </w:rPr>
        <w:t>CENTRAL ASIA CLIMATE FOUNDATION</w:t>
      </w:r>
      <w:del w:id="5" w:author="Проект новой редакции" w:date="2026-10-23T13:45:00Z">
        <w:r w:rsidRPr="00554182">
          <w:rPr>
            <w:rFonts w:ascii="Arial" w:hAnsi="Arial" w:cs="Arial"/>
            <w:b/>
            <w:bCs/>
            <w:sz w:val="36"/>
            <w:szCs w:val="36"/>
            <w:lang w:val="en-US"/>
          </w:rPr>
          <w:delText xml:space="preserve"> </w:delText>
        </w:r>
      </w:del>
    </w:p>
    <w:p w14:paraId="79CBF194" w14:textId="77777777" w:rsidR="00924867" w:rsidRPr="00554182" w:rsidRDefault="00924867" w:rsidP="00924867">
      <w:pPr>
        <w:spacing w:after="0" w:line="276" w:lineRule="auto"/>
        <w:jc w:val="center"/>
        <w:rPr>
          <w:rFonts w:ascii="Arial" w:hAnsi="Arial" w:cs="Arial"/>
          <w:sz w:val="36"/>
          <w:szCs w:val="36"/>
          <w:lang w:val="en-US"/>
        </w:rPr>
      </w:pPr>
      <w:r w:rsidRPr="00554182">
        <w:rPr>
          <w:rFonts w:ascii="Arial" w:hAnsi="Arial" w:cs="Arial"/>
          <w:b/>
          <w:bCs/>
          <w:sz w:val="36"/>
          <w:szCs w:val="36"/>
          <w:lang w:val="en-US"/>
        </w:rPr>
        <w:t>BY-LAWS</w:t>
      </w:r>
    </w:p>
    <w:p w14:paraId="1FFFC516" w14:textId="77777777" w:rsidR="00924867" w:rsidRPr="00554182" w:rsidRDefault="00924867" w:rsidP="00924867">
      <w:pPr>
        <w:spacing w:after="0" w:line="276" w:lineRule="auto"/>
        <w:jc w:val="center"/>
        <w:rPr>
          <w:rFonts w:ascii="Arial" w:hAnsi="Arial" w:cs="Arial"/>
          <w:sz w:val="28"/>
          <w:szCs w:val="28"/>
          <w:lang w:val="en-US"/>
        </w:rPr>
      </w:pPr>
    </w:p>
    <w:p w14:paraId="32389C75" w14:textId="77777777" w:rsidR="00924867" w:rsidRPr="00554182" w:rsidRDefault="00924867" w:rsidP="00924867">
      <w:pPr>
        <w:spacing w:after="0" w:line="276" w:lineRule="auto"/>
        <w:jc w:val="center"/>
        <w:rPr>
          <w:rFonts w:ascii="Arial" w:hAnsi="Arial" w:cs="Arial"/>
          <w:sz w:val="28"/>
          <w:szCs w:val="28"/>
          <w:lang w:val="en-US"/>
        </w:rPr>
      </w:pPr>
    </w:p>
    <w:p w14:paraId="40D70893" w14:textId="77777777" w:rsidR="00924867" w:rsidRPr="00554182" w:rsidRDefault="00924867" w:rsidP="00924867">
      <w:pPr>
        <w:spacing w:after="0" w:line="276" w:lineRule="auto"/>
        <w:jc w:val="center"/>
        <w:rPr>
          <w:rFonts w:ascii="Arial" w:hAnsi="Arial" w:cs="Arial"/>
          <w:sz w:val="28"/>
          <w:szCs w:val="28"/>
          <w:lang w:val="en-US"/>
        </w:rPr>
      </w:pPr>
    </w:p>
    <w:p w14:paraId="1470C19A" w14:textId="77777777" w:rsidR="00924867" w:rsidRPr="00554182" w:rsidRDefault="00924867" w:rsidP="00924867">
      <w:pPr>
        <w:spacing w:after="0" w:line="276" w:lineRule="auto"/>
        <w:jc w:val="center"/>
        <w:rPr>
          <w:rFonts w:ascii="Arial" w:hAnsi="Arial" w:cs="Arial"/>
          <w:sz w:val="28"/>
          <w:szCs w:val="28"/>
          <w:lang w:val="en-US"/>
        </w:rPr>
      </w:pPr>
    </w:p>
    <w:p w14:paraId="44BFEE63" w14:textId="77777777" w:rsidR="00924867" w:rsidRPr="00554182" w:rsidRDefault="00924867" w:rsidP="00924867">
      <w:pPr>
        <w:spacing w:after="0" w:line="276" w:lineRule="auto"/>
        <w:jc w:val="center"/>
        <w:rPr>
          <w:rFonts w:ascii="Arial" w:hAnsi="Arial" w:cs="Arial"/>
          <w:sz w:val="28"/>
          <w:szCs w:val="28"/>
          <w:lang w:val="en-US"/>
        </w:rPr>
      </w:pPr>
    </w:p>
    <w:p w14:paraId="122923B6" w14:textId="77777777" w:rsidR="00924867" w:rsidRPr="00554182" w:rsidRDefault="00924867" w:rsidP="00924867">
      <w:pPr>
        <w:spacing w:after="0" w:line="276" w:lineRule="auto"/>
        <w:jc w:val="center"/>
        <w:rPr>
          <w:rFonts w:ascii="Arial" w:hAnsi="Arial" w:cs="Arial"/>
          <w:sz w:val="28"/>
          <w:szCs w:val="28"/>
          <w:lang w:val="en-US"/>
        </w:rPr>
      </w:pPr>
    </w:p>
    <w:p w14:paraId="4F4BA521" w14:textId="44221EFF" w:rsidR="00924867" w:rsidRPr="00554182" w:rsidRDefault="00924867" w:rsidP="00A43303">
      <w:pPr>
        <w:spacing w:after="0" w:line="276" w:lineRule="auto"/>
        <w:ind w:right="141"/>
        <w:jc w:val="right"/>
        <w:rPr>
          <w:rFonts w:ascii="Arial" w:hAnsi="Arial" w:cs="Arial"/>
          <w:b/>
          <w:bCs/>
          <w:sz w:val="32"/>
          <w:szCs w:val="32"/>
          <w:lang w:val="en-US"/>
        </w:rPr>
      </w:pPr>
      <w:r w:rsidRPr="00554182">
        <w:rPr>
          <w:rFonts w:ascii="Arial" w:hAnsi="Arial" w:cs="Arial"/>
          <w:b/>
          <w:bCs/>
          <w:sz w:val="32"/>
          <w:szCs w:val="32"/>
          <w:lang w:val="en-US"/>
        </w:rPr>
        <w:t>ADOPTED: Resolution №</w:t>
      </w:r>
      <w:r w:rsidR="006218FD">
        <w:rPr>
          <w:rFonts w:ascii="Arial" w:hAnsi="Arial" w:cs="Arial"/>
          <w:b/>
          <w:bCs/>
          <w:sz w:val="32"/>
          <w:szCs w:val="32"/>
          <w:lang w:val="en-US"/>
        </w:rPr>
        <w:t xml:space="preserve"> </w:t>
      </w:r>
      <w:r w:rsidR="006218FD" w:rsidRPr="006218FD">
        <w:rPr>
          <w:rFonts w:ascii="Arial" w:hAnsi="Arial" w:cs="Arial"/>
          <w:b/>
          <w:bCs/>
          <w:sz w:val="32"/>
          <w:szCs w:val="32"/>
          <w:lang w:val="en-US"/>
        </w:rPr>
        <w:t>2</w:t>
      </w:r>
      <w:r w:rsidRPr="00554182">
        <w:rPr>
          <w:rFonts w:ascii="Arial" w:hAnsi="Arial" w:cs="Arial"/>
          <w:b/>
          <w:bCs/>
          <w:sz w:val="32"/>
          <w:szCs w:val="32"/>
          <w:lang w:val="en-US"/>
        </w:rPr>
        <w:t xml:space="preserve"> «</w:t>
      </w:r>
      <w:r w:rsidR="006218FD" w:rsidRPr="006218FD">
        <w:rPr>
          <w:rFonts w:ascii="Arial" w:hAnsi="Arial" w:cs="Arial"/>
          <w:b/>
          <w:bCs/>
          <w:sz w:val="32"/>
          <w:szCs w:val="32"/>
          <w:lang w:val="en-US"/>
        </w:rPr>
        <w:t>24</w:t>
      </w:r>
      <w:r w:rsidRPr="00554182">
        <w:rPr>
          <w:rFonts w:ascii="Arial" w:hAnsi="Arial" w:cs="Arial"/>
          <w:b/>
          <w:bCs/>
          <w:sz w:val="32"/>
          <w:szCs w:val="32"/>
          <w:lang w:val="en-US"/>
        </w:rPr>
        <w:t>»</w:t>
      </w:r>
      <w:r w:rsidR="006218FD">
        <w:rPr>
          <w:rFonts w:ascii="Arial" w:hAnsi="Arial" w:cs="Arial"/>
          <w:b/>
          <w:bCs/>
          <w:sz w:val="32"/>
          <w:szCs w:val="32"/>
          <w:lang w:val="en-US"/>
        </w:rPr>
        <w:t xml:space="preserve"> March</w:t>
      </w:r>
      <w:r w:rsidRPr="00554182">
        <w:rPr>
          <w:rFonts w:ascii="Arial" w:hAnsi="Arial" w:cs="Arial"/>
          <w:b/>
          <w:bCs/>
          <w:sz w:val="32"/>
          <w:szCs w:val="32"/>
          <w:lang w:val="en-US"/>
        </w:rPr>
        <w:t xml:space="preserve"> 2024</w:t>
      </w:r>
      <w:ins w:id="6" w:author="Проект новой редакции" w:date="2026-10-23T13:45:00Z">
        <w:r w:rsidR="00FD1683">
          <w:rPr>
            <w:rFonts w:ascii="Arial" w:hAnsi="Arial" w:cs="Arial"/>
            <w:b/>
            <w:bCs/>
            <w:sz w:val="32"/>
            <w:szCs w:val="32"/>
            <w:lang w:val="en-US"/>
          </w:rPr>
          <w:t xml:space="preserve">; new version </w:t>
        </w:r>
        <w:r w:rsidR="00567542">
          <w:rPr>
            <w:rFonts w:ascii="Arial" w:hAnsi="Arial" w:cs="Arial"/>
            <w:b/>
            <w:bCs/>
            <w:sz w:val="32"/>
            <w:szCs w:val="32"/>
            <w:lang w:val="en-US"/>
          </w:rPr>
          <w:t>–</w:t>
        </w:r>
        <w:r w:rsidR="00FD1683">
          <w:rPr>
            <w:rFonts w:ascii="Arial" w:hAnsi="Arial" w:cs="Arial"/>
            <w:b/>
            <w:bCs/>
            <w:sz w:val="32"/>
            <w:szCs w:val="32"/>
            <w:lang w:val="en-US"/>
          </w:rPr>
          <w:t xml:space="preserve"> by written notice of the Founder № ___ dated «___» __________ 2026 with the written consent of the Supreme Guardian</w:t>
        </w:r>
      </w:ins>
    </w:p>
    <w:p w14:paraId="240ABCAE" w14:textId="77777777" w:rsidR="00924867" w:rsidRPr="00554182" w:rsidRDefault="00924867" w:rsidP="00924867">
      <w:pPr>
        <w:spacing w:after="0" w:line="276" w:lineRule="auto"/>
        <w:jc w:val="center"/>
        <w:rPr>
          <w:rFonts w:ascii="Arial" w:hAnsi="Arial" w:cs="Arial"/>
          <w:sz w:val="28"/>
          <w:szCs w:val="28"/>
          <w:lang w:val="en-US"/>
        </w:rPr>
      </w:pPr>
    </w:p>
    <w:p w14:paraId="4AF522F2" w14:textId="77777777" w:rsidR="00924867" w:rsidRPr="00554182" w:rsidRDefault="00924867" w:rsidP="00924867">
      <w:pPr>
        <w:spacing w:after="0" w:line="276" w:lineRule="auto"/>
        <w:jc w:val="center"/>
        <w:rPr>
          <w:rFonts w:ascii="Arial" w:hAnsi="Arial" w:cs="Arial"/>
          <w:sz w:val="28"/>
          <w:szCs w:val="28"/>
          <w:lang w:val="en-US"/>
        </w:rPr>
      </w:pPr>
    </w:p>
    <w:p w14:paraId="394A7F8C" w14:textId="77777777" w:rsidR="00924867" w:rsidRPr="00554182" w:rsidRDefault="00924867" w:rsidP="00924867">
      <w:pPr>
        <w:spacing w:after="0" w:line="276" w:lineRule="auto"/>
        <w:jc w:val="center"/>
        <w:rPr>
          <w:rFonts w:ascii="Arial" w:hAnsi="Arial" w:cs="Arial"/>
          <w:sz w:val="28"/>
          <w:szCs w:val="28"/>
          <w:lang w:val="en-US"/>
        </w:rPr>
      </w:pPr>
    </w:p>
    <w:p w14:paraId="7A0BEB55" w14:textId="77777777" w:rsidR="00924867" w:rsidRPr="00554182" w:rsidRDefault="00924867" w:rsidP="00924867">
      <w:pPr>
        <w:spacing w:after="0" w:line="276" w:lineRule="auto"/>
        <w:jc w:val="center"/>
        <w:rPr>
          <w:rFonts w:ascii="Arial" w:hAnsi="Arial" w:cs="Arial"/>
          <w:sz w:val="28"/>
          <w:szCs w:val="28"/>
          <w:lang w:val="en-US"/>
        </w:rPr>
      </w:pPr>
    </w:p>
    <w:p w14:paraId="3650150A" w14:textId="77777777" w:rsidR="00924867" w:rsidRPr="00554182" w:rsidRDefault="00924867" w:rsidP="00924867">
      <w:pPr>
        <w:spacing w:after="0" w:line="276" w:lineRule="auto"/>
        <w:jc w:val="center"/>
        <w:rPr>
          <w:rFonts w:ascii="Arial" w:hAnsi="Arial" w:cs="Arial"/>
          <w:sz w:val="28"/>
          <w:szCs w:val="28"/>
          <w:lang w:val="en-US"/>
        </w:rPr>
      </w:pPr>
    </w:p>
    <w:p w14:paraId="3943EF88" w14:textId="77777777" w:rsidR="00924867" w:rsidRPr="00554182" w:rsidRDefault="00924867" w:rsidP="00924867">
      <w:pPr>
        <w:spacing w:after="0" w:line="276" w:lineRule="auto"/>
        <w:jc w:val="both"/>
        <w:rPr>
          <w:rFonts w:ascii="Arial" w:hAnsi="Arial" w:cs="Arial"/>
          <w:sz w:val="28"/>
          <w:szCs w:val="28"/>
          <w:lang w:val="en-US"/>
        </w:rPr>
      </w:pPr>
    </w:p>
    <w:p w14:paraId="7E491882" w14:textId="77777777" w:rsidR="00924867" w:rsidRPr="00554182" w:rsidRDefault="00924867" w:rsidP="00924867">
      <w:pPr>
        <w:spacing w:after="0" w:line="276" w:lineRule="auto"/>
        <w:jc w:val="both"/>
        <w:rPr>
          <w:rFonts w:ascii="Arial" w:hAnsi="Arial" w:cs="Arial"/>
          <w:sz w:val="28"/>
          <w:szCs w:val="28"/>
          <w:lang w:val="en-US"/>
        </w:rPr>
      </w:pPr>
    </w:p>
    <w:p w14:paraId="553E26D7" w14:textId="6C0BEB3C" w:rsidR="00924867" w:rsidRPr="00554182" w:rsidRDefault="0002076D" w:rsidP="00924867">
      <w:pPr>
        <w:spacing w:after="0" w:line="276" w:lineRule="auto"/>
        <w:jc w:val="both"/>
        <w:rPr>
          <w:rFonts w:ascii="Arial" w:hAnsi="Arial" w:cs="Arial"/>
          <w:sz w:val="24"/>
          <w:szCs w:val="24"/>
          <w:lang w:val="en-US"/>
        </w:rPr>
      </w:pPr>
      <w:r w:rsidRPr="00554182">
        <w:rPr>
          <w:rFonts w:ascii="Arial" w:hAnsi="Arial" w:cs="Arial"/>
          <w:sz w:val="24"/>
          <w:szCs w:val="24"/>
          <w:lang w:val="en-US"/>
        </w:rPr>
        <w:t>Approval Date</w:t>
      </w:r>
      <w:ins w:id="7" w:author="Проект новой редакции" w:date="2026-10-23T13:45:00Z">
        <w:r w:rsidR="00FD1683">
          <w:rPr>
            <w:rFonts w:ascii="Arial" w:hAnsi="Arial" w:cs="Arial"/>
            <w:sz w:val="24"/>
            <w:szCs w:val="24"/>
            <w:lang w:val="en-US"/>
          </w:rPr>
          <w:t xml:space="preserve"> of the new version: «___» __________ 2026</w:t>
        </w:r>
      </w:ins>
      <w:del w:id="8" w:author="Проект новой редакции" w:date="2026-10-23T13:45:00Z">
        <w:r w:rsidRPr="00554182">
          <w:rPr>
            <w:rFonts w:ascii="Arial" w:hAnsi="Arial" w:cs="Arial"/>
            <w:sz w:val="24"/>
            <w:szCs w:val="24"/>
            <w:lang w:val="en-US"/>
          </w:rPr>
          <w:delText xml:space="preserve">: </w:delText>
        </w:r>
        <w:r w:rsidR="006218FD">
          <w:rPr>
            <w:rFonts w:ascii="Arial" w:hAnsi="Arial" w:cs="Arial"/>
            <w:sz w:val="24"/>
            <w:szCs w:val="24"/>
            <w:lang w:val="en-US"/>
          </w:rPr>
          <w:delText>24</w:delText>
        </w:r>
        <w:r w:rsidRPr="00554182">
          <w:rPr>
            <w:rFonts w:ascii="Arial" w:hAnsi="Arial" w:cs="Arial"/>
            <w:sz w:val="24"/>
            <w:szCs w:val="24"/>
            <w:lang w:val="en-US"/>
          </w:rPr>
          <w:delText xml:space="preserve"> March 2024</w:delText>
        </w:r>
      </w:del>
    </w:p>
    <w:p w14:paraId="07D3F0D4" w14:textId="29F51911" w:rsidR="0002076D" w:rsidRPr="00554182" w:rsidRDefault="00FD1683" w:rsidP="00924867">
      <w:pPr>
        <w:spacing w:after="0" w:line="276" w:lineRule="auto"/>
        <w:jc w:val="both"/>
        <w:rPr>
          <w:rFonts w:ascii="Arial" w:hAnsi="Arial" w:cs="Arial"/>
          <w:sz w:val="28"/>
          <w:szCs w:val="28"/>
          <w:lang w:val="en-US"/>
        </w:rPr>
      </w:pPr>
      <w:ins w:id="9" w:author="Проект новой редакции" w:date="2026-10-23T13:45:00Z">
        <w:r>
          <w:rPr>
            <w:rFonts w:ascii="Arial" w:hAnsi="Arial" w:cs="Arial"/>
            <w:sz w:val="24"/>
            <w:szCs w:val="24"/>
            <w:lang w:val="en-US"/>
          </w:rPr>
          <w:t>The initial version adopted</w:t>
        </w:r>
      </w:ins>
      <w:del w:id="10" w:author="Проект новой редакции" w:date="2026-10-23T13:45:00Z">
        <w:r w:rsidR="0002076D" w:rsidRPr="00554182">
          <w:rPr>
            <w:rFonts w:ascii="Arial" w:hAnsi="Arial" w:cs="Arial"/>
            <w:sz w:val="24"/>
            <w:szCs w:val="24"/>
            <w:lang w:val="en-US"/>
          </w:rPr>
          <w:delText>Adopted</w:delText>
        </w:r>
      </w:del>
      <w:r w:rsidR="0002076D" w:rsidRPr="00554182">
        <w:rPr>
          <w:rFonts w:ascii="Arial" w:hAnsi="Arial" w:cs="Arial"/>
          <w:sz w:val="24"/>
          <w:szCs w:val="24"/>
          <w:lang w:val="en-US"/>
        </w:rPr>
        <w:t xml:space="preserve"> by the Resolution №</w:t>
      </w:r>
      <w:r w:rsidR="006218FD">
        <w:rPr>
          <w:rFonts w:ascii="Arial" w:hAnsi="Arial" w:cs="Arial"/>
          <w:sz w:val="24"/>
          <w:szCs w:val="24"/>
          <w:lang w:val="en-US"/>
        </w:rPr>
        <w:t xml:space="preserve"> 2</w:t>
      </w:r>
      <w:r w:rsidR="0002076D" w:rsidRPr="00554182">
        <w:rPr>
          <w:rFonts w:ascii="Arial" w:hAnsi="Arial" w:cs="Arial"/>
          <w:sz w:val="24"/>
          <w:szCs w:val="24"/>
          <w:lang w:val="en-US"/>
        </w:rPr>
        <w:t xml:space="preserve"> </w:t>
      </w:r>
      <w:ins w:id="11" w:author="Проект новой редакции" w:date="2026-10-23T13:45:00Z">
        <w:r>
          <w:rPr>
            <w:rFonts w:ascii="Arial" w:hAnsi="Arial" w:cs="Arial"/>
            <w:sz w:val="24"/>
            <w:szCs w:val="24"/>
            <w:lang w:val="en-US"/>
          </w:rPr>
          <w:t>dated</w:t>
        </w:r>
      </w:ins>
      <w:del w:id="12" w:author="Проект новой редакции" w:date="2026-10-23T13:45:00Z">
        <w:r w:rsidR="0002076D" w:rsidRPr="00554182">
          <w:rPr>
            <w:rFonts w:ascii="Arial" w:hAnsi="Arial" w:cs="Arial"/>
            <w:sz w:val="24"/>
            <w:szCs w:val="24"/>
            <w:lang w:val="en-US"/>
          </w:rPr>
          <w:delText>Dated</w:delText>
        </w:r>
      </w:del>
      <w:r w:rsidR="0002076D" w:rsidRPr="00554182">
        <w:rPr>
          <w:rFonts w:ascii="Arial" w:hAnsi="Arial" w:cs="Arial"/>
          <w:sz w:val="24"/>
          <w:szCs w:val="24"/>
          <w:lang w:val="en-US"/>
        </w:rPr>
        <w:t xml:space="preserve"> </w:t>
      </w:r>
      <w:r w:rsidR="006218FD">
        <w:rPr>
          <w:rFonts w:ascii="Arial" w:hAnsi="Arial" w:cs="Arial"/>
          <w:sz w:val="24"/>
          <w:szCs w:val="24"/>
          <w:lang w:val="en-US"/>
        </w:rPr>
        <w:t>24</w:t>
      </w:r>
      <w:r w:rsidR="0002076D" w:rsidRPr="00554182">
        <w:rPr>
          <w:rFonts w:ascii="Arial" w:hAnsi="Arial" w:cs="Arial"/>
          <w:sz w:val="24"/>
          <w:szCs w:val="24"/>
          <w:lang w:val="en-US"/>
        </w:rPr>
        <w:t xml:space="preserve"> March 2024</w:t>
      </w:r>
    </w:p>
    <w:p w14:paraId="4C64EA6F" w14:textId="77777777" w:rsidR="00924867" w:rsidRPr="00554182" w:rsidRDefault="00924867" w:rsidP="00924867">
      <w:pPr>
        <w:spacing w:after="0" w:line="276" w:lineRule="auto"/>
        <w:jc w:val="both"/>
        <w:rPr>
          <w:rFonts w:ascii="Arial" w:hAnsi="Arial" w:cs="Arial"/>
          <w:sz w:val="28"/>
          <w:szCs w:val="28"/>
          <w:lang w:val="en-US"/>
        </w:rPr>
      </w:pPr>
    </w:p>
    <w:p w14:paraId="5682867B" w14:textId="77777777" w:rsidR="00924867" w:rsidRPr="00554182" w:rsidRDefault="00924867" w:rsidP="00924867">
      <w:pPr>
        <w:spacing w:after="0" w:line="276" w:lineRule="auto"/>
        <w:jc w:val="both"/>
        <w:rPr>
          <w:rFonts w:ascii="Arial" w:hAnsi="Arial" w:cs="Arial"/>
          <w:sz w:val="28"/>
          <w:szCs w:val="28"/>
          <w:lang w:val="en-US"/>
        </w:rPr>
      </w:pPr>
    </w:p>
    <w:p w14:paraId="686DF493" w14:textId="77777777" w:rsidR="00924867" w:rsidRPr="00554182" w:rsidRDefault="00924867" w:rsidP="00924867">
      <w:pPr>
        <w:spacing w:after="0" w:line="276" w:lineRule="auto"/>
        <w:jc w:val="both"/>
        <w:rPr>
          <w:rFonts w:ascii="Arial" w:hAnsi="Arial" w:cs="Arial"/>
          <w:sz w:val="28"/>
          <w:szCs w:val="28"/>
          <w:lang w:val="en-US"/>
        </w:rPr>
      </w:pPr>
    </w:p>
    <w:p w14:paraId="5D4C87B6" w14:textId="77777777" w:rsidR="00924867" w:rsidRPr="00554182" w:rsidRDefault="00924867" w:rsidP="00924867">
      <w:pPr>
        <w:spacing w:after="0" w:line="276" w:lineRule="auto"/>
        <w:jc w:val="center"/>
        <w:rPr>
          <w:rFonts w:ascii="Arial" w:hAnsi="Arial" w:cs="Arial"/>
          <w:sz w:val="28"/>
          <w:szCs w:val="28"/>
          <w:lang w:val="en-US"/>
        </w:rPr>
      </w:pPr>
    </w:p>
    <w:p w14:paraId="5BFF48ED" w14:textId="77777777" w:rsidR="00924867" w:rsidRPr="00554182" w:rsidRDefault="00924867" w:rsidP="00924867">
      <w:pPr>
        <w:spacing w:after="0" w:line="276" w:lineRule="auto"/>
        <w:jc w:val="center"/>
        <w:rPr>
          <w:rFonts w:ascii="Arial" w:hAnsi="Arial" w:cs="Arial"/>
          <w:sz w:val="28"/>
          <w:szCs w:val="28"/>
          <w:lang w:val="en-US"/>
        </w:rPr>
      </w:pPr>
    </w:p>
    <w:p w14:paraId="6B9D96F1" w14:textId="77777777" w:rsidR="00924867" w:rsidRPr="00554182" w:rsidRDefault="00924867" w:rsidP="00924867">
      <w:pPr>
        <w:spacing w:after="0" w:line="276" w:lineRule="auto"/>
        <w:jc w:val="center"/>
        <w:rPr>
          <w:rFonts w:ascii="Arial" w:hAnsi="Arial" w:cs="Arial"/>
          <w:sz w:val="28"/>
          <w:szCs w:val="28"/>
          <w:lang w:val="en-US"/>
        </w:rPr>
      </w:pPr>
    </w:p>
    <w:p w14:paraId="17B49C81" w14:textId="77777777" w:rsidR="00924867" w:rsidRPr="00554182" w:rsidRDefault="00924867" w:rsidP="00924867">
      <w:pPr>
        <w:spacing w:after="0" w:line="276" w:lineRule="auto"/>
        <w:jc w:val="center"/>
        <w:rPr>
          <w:rFonts w:ascii="Arial" w:hAnsi="Arial" w:cs="Arial"/>
          <w:sz w:val="28"/>
          <w:szCs w:val="28"/>
          <w:lang w:val="en-US"/>
        </w:rPr>
      </w:pPr>
    </w:p>
    <w:p w14:paraId="77DD147A" w14:textId="77777777" w:rsidR="00780F9A" w:rsidRPr="00554182" w:rsidRDefault="00780F9A" w:rsidP="00924867">
      <w:pPr>
        <w:spacing w:after="0" w:line="276" w:lineRule="auto"/>
        <w:jc w:val="center"/>
        <w:rPr>
          <w:rFonts w:ascii="Arial" w:hAnsi="Arial" w:cs="Arial"/>
          <w:sz w:val="28"/>
          <w:szCs w:val="28"/>
          <w:lang w:val="en-US"/>
        </w:rPr>
      </w:pPr>
    </w:p>
    <w:p w14:paraId="58AF57A2" w14:textId="77777777" w:rsidR="00780F9A" w:rsidRPr="00554182" w:rsidRDefault="00780F9A" w:rsidP="00924867">
      <w:pPr>
        <w:spacing w:after="0" w:line="276" w:lineRule="auto"/>
        <w:jc w:val="center"/>
        <w:rPr>
          <w:rFonts w:ascii="Arial" w:hAnsi="Arial" w:cs="Arial"/>
          <w:sz w:val="28"/>
          <w:szCs w:val="28"/>
          <w:lang w:val="en-US"/>
        </w:rPr>
      </w:pPr>
    </w:p>
    <w:p w14:paraId="06E4CB92" w14:textId="77777777" w:rsidR="00924867" w:rsidRPr="00554182" w:rsidRDefault="00924867" w:rsidP="00924867">
      <w:pPr>
        <w:spacing w:after="0" w:line="276" w:lineRule="auto"/>
        <w:jc w:val="center"/>
        <w:rPr>
          <w:rFonts w:ascii="Arial" w:hAnsi="Arial" w:cs="Arial"/>
          <w:sz w:val="28"/>
          <w:szCs w:val="28"/>
          <w:lang w:val="en-US"/>
        </w:rPr>
      </w:pPr>
    </w:p>
    <w:p w14:paraId="07A4C61D" w14:textId="273EBB23" w:rsidR="00780F9A" w:rsidRPr="00554182" w:rsidRDefault="00924867" w:rsidP="00780F9A">
      <w:pPr>
        <w:spacing w:after="0" w:line="276" w:lineRule="auto"/>
        <w:jc w:val="center"/>
        <w:rPr>
          <w:rFonts w:ascii="Arial" w:hAnsi="Arial" w:cs="Arial"/>
          <w:b/>
          <w:bCs/>
          <w:sz w:val="28"/>
          <w:szCs w:val="28"/>
          <w:lang w:val="en-US"/>
        </w:rPr>
      </w:pPr>
      <w:r w:rsidRPr="00554182">
        <w:rPr>
          <w:rFonts w:ascii="Arial" w:hAnsi="Arial" w:cs="Arial"/>
          <w:b/>
          <w:bCs/>
          <w:sz w:val="28"/>
          <w:szCs w:val="28"/>
          <w:lang w:val="en-US"/>
        </w:rPr>
        <w:t>Astana, Kazakhstan</w:t>
      </w:r>
    </w:p>
    <w:p w14:paraId="73AAFCB2" w14:textId="77777777" w:rsidR="00560ECD" w:rsidRPr="00554182" w:rsidRDefault="00560ECD" w:rsidP="00560ECD">
      <w:pPr>
        <w:spacing w:after="0" w:line="360" w:lineRule="auto"/>
        <w:jc w:val="center"/>
        <w:rPr>
          <w:rFonts w:ascii="Arial" w:hAnsi="Arial" w:cs="Arial"/>
          <w:b/>
          <w:sz w:val="28"/>
          <w:szCs w:val="28"/>
          <w:lang w:val="en-GB"/>
        </w:rPr>
      </w:pPr>
      <w:r w:rsidRPr="00554182">
        <w:rPr>
          <w:rFonts w:ascii="Arial" w:hAnsi="Arial" w:cs="Arial"/>
          <w:b/>
          <w:sz w:val="28"/>
          <w:szCs w:val="28"/>
          <w:lang w:val="en-GB"/>
        </w:rPr>
        <w:t>CONTENTS</w:t>
      </w:r>
    </w:p>
    <w:p w14:paraId="01AD398C" w14:textId="77777777"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1. INTERPRETATION…………….………………………………….………… 3</w:t>
      </w:r>
    </w:p>
    <w:p w14:paraId="6D855B8A" w14:textId="77777777"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2. THE FOUNDER ……………………….….….…………………….………… 4</w:t>
      </w:r>
    </w:p>
    <w:p w14:paraId="3015B95E" w14:textId="3ACF5D92"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3. THE GUARDIAN COUNCIL………………………………………………… </w:t>
      </w:r>
      <w:ins w:id="13" w:author="Проект новой редакции" w:date="2026-10-23T13:45:00Z">
        <w:r w:rsidR="00FD1683">
          <w:rPr>
            <w:rFonts w:ascii="Arial" w:hAnsi="Arial" w:cs="Arial"/>
            <w:b/>
            <w:sz w:val="28"/>
            <w:szCs w:val="28"/>
            <w:lang w:val="en-GB"/>
          </w:rPr>
          <w:t>5</w:t>
        </w:r>
      </w:ins>
      <w:del w:id="14" w:author="Проект новой редакции" w:date="2026-10-23T13:45:00Z">
        <w:r w:rsidRPr="00554182">
          <w:rPr>
            <w:rFonts w:ascii="Arial" w:hAnsi="Arial" w:cs="Arial"/>
            <w:b/>
            <w:sz w:val="28"/>
            <w:szCs w:val="28"/>
            <w:lang w:val="en-GB"/>
          </w:rPr>
          <w:delText>4</w:delText>
        </w:r>
      </w:del>
    </w:p>
    <w:p w14:paraId="40456CF3" w14:textId="77777777" w:rsidR="00560ECD" w:rsidRPr="00554182" w:rsidRDefault="00560ECD" w:rsidP="00560ECD">
      <w:pPr>
        <w:spacing w:after="0" w:line="360" w:lineRule="auto"/>
        <w:jc w:val="both"/>
        <w:rPr>
          <w:ins w:id="15" w:author="Проект новой редакции" w:date="2026-10-23T13:45:00Z"/>
          <w:rFonts w:ascii="Arial" w:hAnsi="Arial" w:cs="Arial"/>
          <w:b/>
          <w:sz w:val="28"/>
          <w:szCs w:val="28"/>
          <w:lang w:val="en-GB"/>
        </w:rPr>
      </w:pPr>
      <w:r w:rsidRPr="00554182">
        <w:rPr>
          <w:rFonts w:ascii="Arial" w:hAnsi="Arial" w:cs="Arial"/>
          <w:b/>
          <w:sz w:val="28"/>
          <w:szCs w:val="28"/>
          <w:lang w:val="en-GB"/>
        </w:rPr>
        <w:t xml:space="preserve">4. MEETINGS OF THE GUARDIAN COUNCIL……………………………… </w:t>
      </w:r>
      <w:ins w:id="16" w:author="Проект новой редакции" w:date="2026-10-23T13:45:00Z">
        <w:r w:rsidR="00FD1683">
          <w:rPr>
            <w:rFonts w:ascii="Arial" w:hAnsi="Arial" w:cs="Arial"/>
            <w:b/>
            <w:sz w:val="28"/>
            <w:szCs w:val="28"/>
            <w:lang w:val="en-GB"/>
          </w:rPr>
          <w:t>7</w:t>
        </w:r>
      </w:ins>
    </w:p>
    <w:p w14:paraId="4C751BD9" w14:textId="77777777" w:rsidR="00560ECD" w:rsidRPr="00554182" w:rsidRDefault="00560ECD" w:rsidP="00560ECD">
      <w:pPr>
        <w:spacing w:after="0" w:line="360" w:lineRule="auto"/>
        <w:jc w:val="both"/>
        <w:rPr>
          <w:del w:id="17" w:author="Проект новой редакции" w:date="2026-10-23T13:45:00Z"/>
          <w:rFonts w:ascii="Arial" w:hAnsi="Arial" w:cs="Arial"/>
          <w:b/>
          <w:sz w:val="28"/>
          <w:szCs w:val="28"/>
          <w:lang w:val="en-GB"/>
        </w:rPr>
      </w:pPr>
      <w:r w:rsidRPr="00554182">
        <w:rPr>
          <w:rFonts w:ascii="Arial" w:hAnsi="Arial" w:cs="Arial"/>
          <w:b/>
          <w:sz w:val="28"/>
          <w:szCs w:val="28"/>
          <w:lang w:val="en-GB"/>
        </w:rPr>
        <w:t>5</w:t>
      </w:r>
    </w:p>
    <w:p w14:paraId="43BA1F5C" w14:textId="427187FC" w:rsidR="00560ECD" w:rsidRPr="00554182" w:rsidRDefault="00560ECD" w:rsidP="00560ECD">
      <w:pPr>
        <w:spacing w:after="0" w:line="360" w:lineRule="auto"/>
        <w:jc w:val="both"/>
        <w:rPr>
          <w:rFonts w:ascii="Arial" w:hAnsi="Arial" w:cs="Arial"/>
          <w:b/>
          <w:sz w:val="28"/>
          <w:szCs w:val="28"/>
          <w:lang w:val="en-GB"/>
        </w:rPr>
      </w:pPr>
      <w:del w:id="18" w:author="Проект новой редакции" w:date="2026-10-23T13:45:00Z">
        <w:r w:rsidRPr="00554182">
          <w:rPr>
            <w:rFonts w:ascii="Arial" w:hAnsi="Arial" w:cs="Arial"/>
            <w:b/>
            <w:sz w:val="28"/>
            <w:szCs w:val="28"/>
            <w:lang w:val="en-GB"/>
          </w:rPr>
          <w:delText>5</w:delText>
        </w:r>
      </w:del>
      <w:r w:rsidRPr="00554182">
        <w:rPr>
          <w:rFonts w:ascii="Arial" w:hAnsi="Arial" w:cs="Arial"/>
          <w:b/>
          <w:sz w:val="28"/>
          <w:szCs w:val="28"/>
          <w:lang w:val="en-GB"/>
        </w:rPr>
        <w:t xml:space="preserve">. APPOINTMENT AND RETIREMENT OF MEMBERS OF GUARDIAN COUNCIL………………………………………………………………………… </w:t>
      </w:r>
      <w:ins w:id="19" w:author="Проект новой редакции" w:date="2026-10-23T13:45:00Z">
        <w:r w:rsidR="00FD1683">
          <w:rPr>
            <w:rFonts w:ascii="Arial" w:hAnsi="Arial" w:cs="Arial"/>
            <w:b/>
            <w:sz w:val="28"/>
            <w:szCs w:val="28"/>
            <w:lang w:val="en-GB"/>
          </w:rPr>
          <w:t>7</w:t>
        </w:r>
      </w:ins>
      <w:del w:id="20" w:author="Проект новой редакции" w:date="2026-10-23T13:45:00Z">
        <w:r w:rsidRPr="00554182">
          <w:rPr>
            <w:rFonts w:ascii="Arial" w:hAnsi="Arial" w:cs="Arial"/>
            <w:b/>
            <w:sz w:val="28"/>
            <w:szCs w:val="28"/>
            <w:lang w:val="en-GB"/>
          </w:rPr>
          <w:delText>6</w:delText>
        </w:r>
      </w:del>
    </w:p>
    <w:p w14:paraId="5651E9DB" w14:textId="187AA2FE"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6. THE MANAGEMENT COUNCIL……………………………………………. </w:t>
      </w:r>
      <w:ins w:id="21" w:author="Проект новой редакции" w:date="2026-10-23T13:45:00Z">
        <w:r w:rsidR="00FD1683">
          <w:rPr>
            <w:rFonts w:ascii="Arial" w:hAnsi="Arial" w:cs="Arial"/>
            <w:b/>
            <w:sz w:val="28"/>
            <w:szCs w:val="28"/>
            <w:lang w:val="en-GB"/>
          </w:rPr>
          <w:t>8</w:t>
        </w:r>
      </w:ins>
      <w:del w:id="22" w:author="Проект новой редакции" w:date="2026-10-23T13:45:00Z">
        <w:r w:rsidRPr="00554182">
          <w:rPr>
            <w:rFonts w:ascii="Arial" w:hAnsi="Arial" w:cs="Arial"/>
            <w:b/>
            <w:sz w:val="28"/>
            <w:szCs w:val="28"/>
            <w:lang w:val="en-GB"/>
          </w:rPr>
          <w:delText>6</w:delText>
        </w:r>
      </w:del>
    </w:p>
    <w:p w14:paraId="1F8563CE" w14:textId="33CBB8F3"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7. APPOINTMENT AND RETIREMENT OF MEMBERS OF THE COUNCIL………………………………………………………………………… </w:t>
      </w:r>
      <w:ins w:id="23" w:author="Проект новой редакции" w:date="2026-10-23T13:45:00Z">
        <w:r w:rsidR="00FD1683">
          <w:rPr>
            <w:rFonts w:ascii="Arial" w:hAnsi="Arial" w:cs="Arial"/>
            <w:b/>
            <w:sz w:val="28"/>
            <w:szCs w:val="28"/>
            <w:lang w:val="en-GB"/>
          </w:rPr>
          <w:t>8</w:t>
        </w:r>
      </w:ins>
      <w:del w:id="24" w:author="Проект новой редакции" w:date="2026-10-23T13:45:00Z">
        <w:r w:rsidRPr="00554182">
          <w:rPr>
            <w:rFonts w:ascii="Arial" w:hAnsi="Arial" w:cs="Arial"/>
            <w:b/>
            <w:sz w:val="28"/>
            <w:szCs w:val="28"/>
            <w:lang w:val="en-GB"/>
          </w:rPr>
          <w:delText>7</w:delText>
        </w:r>
      </w:del>
    </w:p>
    <w:p w14:paraId="5B52A93B" w14:textId="2983117A"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8. POWERS AND FUNCTIONS OF THE MANAGEMENT COUNCIL……. </w:t>
      </w:r>
      <w:ins w:id="25" w:author="Проект новой редакции" w:date="2026-10-23T13:45:00Z">
        <w:r w:rsidR="00FD1683">
          <w:rPr>
            <w:rFonts w:ascii="Arial" w:hAnsi="Arial" w:cs="Arial"/>
            <w:b/>
            <w:sz w:val="28"/>
            <w:szCs w:val="28"/>
            <w:lang w:val="en-GB"/>
          </w:rPr>
          <w:t>10</w:t>
        </w:r>
      </w:ins>
      <w:del w:id="26" w:author="Проект новой редакции" w:date="2026-10-23T13:45:00Z">
        <w:r w:rsidRPr="00554182">
          <w:rPr>
            <w:rFonts w:ascii="Arial" w:hAnsi="Arial" w:cs="Arial"/>
            <w:b/>
            <w:sz w:val="28"/>
            <w:szCs w:val="28"/>
            <w:lang w:val="en-GB"/>
          </w:rPr>
          <w:delText>8</w:delText>
        </w:r>
      </w:del>
    </w:p>
    <w:p w14:paraId="0D331CA5" w14:textId="24424EF0"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9. REMUNERATION AND EXPENSES OF MEMBERS OF THE </w:t>
      </w:r>
      <w:ins w:id="27" w:author="Проект новой редакции" w:date="2026-10-23T13:45:00Z">
        <w:r w:rsidR="00FD1683">
          <w:rPr>
            <w:rFonts w:ascii="Arial" w:hAnsi="Arial" w:cs="Arial"/>
            <w:b/>
            <w:sz w:val="28"/>
            <w:szCs w:val="28"/>
            <w:lang w:val="en-GB"/>
          </w:rPr>
          <w:t>COUNCILS……………………………………………………………………… 12</w:t>
        </w:r>
      </w:ins>
      <w:del w:id="28" w:author="Проект новой редакции" w:date="2026-10-23T13:45:00Z">
        <w:r w:rsidRPr="00554182">
          <w:rPr>
            <w:rFonts w:ascii="Arial" w:hAnsi="Arial" w:cs="Arial"/>
            <w:b/>
            <w:sz w:val="28"/>
            <w:szCs w:val="28"/>
            <w:lang w:val="en-GB"/>
          </w:rPr>
          <w:delText>CO</w:delText>
        </w:r>
        <w:r w:rsidR="00C36F1E">
          <w:rPr>
            <w:rFonts w:ascii="Arial" w:hAnsi="Arial" w:cs="Arial"/>
            <w:b/>
            <w:sz w:val="28"/>
            <w:szCs w:val="28"/>
            <w:lang w:val="en-GB"/>
          </w:rPr>
          <w:delText>UNCIL……………………………………………………………………</w:delText>
        </w:r>
        <w:r w:rsidRPr="00554182">
          <w:rPr>
            <w:rFonts w:ascii="Arial" w:hAnsi="Arial" w:cs="Arial"/>
            <w:b/>
            <w:sz w:val="28"/>
            <w:szCs w:val="28"/>
            <w:lang w:val="en-GB"/>
          </w:rPr>
          <w:delText xml:space="preserve">… </w:delText>
        </w:r>
        <w:r w:rsidR="00C36F1E">
          <w:rPr>
            <w:rFonts w:ascii="Arial" w:hAnsi="Arial" w:cs="Arial"/>
            <w:b/>
            <w:sz w:val="28"/>
            <w:szCs w:val="28"/>
            <w:lang w:val="en-GB"/>
          </w:rPr>
          <w:delText>10</w:delText>
        </w:r>
      </w:del>
    </w:p>
    <w:p w14:paraId="7CDEA21B" w14:textId="1EDB09F5" w:rsidR="00560ECD" w:rsidRPr="00554182" w:rsidRDefault="00560ECD" w:rsidP="00560ECD">
      <w:pPr>
        <w:spacing w:after="0" w:line="360" w:lineRule="auto"/>
        <w:rPr>
          <w:rFonts w:ascii="Arial" w:hAnsi="Arial" w:cs="Arial"/>
          <w:b/>
          <w:sz w:val="28"/>
          <w:szCs w:val="28"/>
          <w:lang w:val="en-GB"/>
        </w:rPr>
      </w:pPr>
      <w:r w:rsidRPr="00554182">
        <w:rPr>
          <w:rFonts w:ascii="Arial" w:hAnsi="Arial" w:cs="Arial"/>
          <w:b/>
          <w:sz w:val="28"/>
          <w:szCs w:val="28"/>
          <w:lang w:val="en-GB"/>
        </w:rPr>
        <w:t xml:space="preserve">10. MEETINGS OF THE MANAGEMENT COUNCIL………….…………... </w:t>
      </w:r>
      <w:ins w:id="29" w:author="Проект новой редакции" w:date="2026-10-23T13:45:00Z">
        <w:r w:rsidR="00FD1683">
          <w:rPr>
            <w:rFonts w:ascii="Arial" w:hAnsi="Arial" w:cs="Arial"/>
            <w:b/>
            <w:sz w:val="28"/>
            <w:szCs w:val="28"/>
            <w:lang w:val="en-GB"/>
          </w:rPr>
          <w:t>12</w:t>
        </w:r>
      </w:ins>
      <w:del w:id="30" w:author="Проект новой редакции" w:date="2026-10-23T13:45:00Z">
        <w:r w:rsidRPr="00554182">
          <w:rPr>
            <w:rFonts w:ascii="Arial" w:hAnsi="Arial" w:cs="Arial"/>
            <w:b/>
            <w:sz w:val="28"/>
            <w:szCs w:val="28"/>
            <w:lang w:val="en-GB"/>
          </w:rPr>
          <w:delText>9</w:delText>
        </w:r>
      </w:del>
    </w:p>
    <w:p w14:paraId="03FDE08C" w14:textId="5419BB64"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11. PROCEEDINGS OF THE COUNCIL……………………………………. </w:t>
      </w:r>
      <w:ins w:id="31" w:author="Проект новой редакции" w:date="2026-10-23T13:45:00Z">
        <w:r w:rsidR="00FD1683">
          <w:rPr>
            <w:rFonts w:ascii="Arial" w:hAnsi="Arial" w:cs="Arial"/>
            <w:b/>
            <w:sz w:val="28"/>
            <w:szCs w:val="28"/>
            <w:lang w:val="en-GB"/>
          </w:rPr>
          <w:t>12</w:t>
        </w:r>
      </w:ins>
      <w:del w:id="32" w:author="Проект новой редакции" w:date="2026-10-23T13:45:00Z">
        <w:r w:rsidRPr="00554182">
          <w:rPr>
            <w:rFonts w:ascii="Arial" w:hAnsi="Arial" w:cs="Arial"/>
            <w:b/>
            <w:sz w:val="28"/>
            <w:szCs w:val="28"/>
            <w:lang w:val="en-GB"/>
          </w:rPr>
          <w:delText>10</w:delText>
        </w:r>
      </w:del>
    </w:p>
    <w:p w14:paraId="3D9BFC5A" w14:textId="7A36DECA"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12. MINUTES…………………………………………………………………... </w:t>
      </w:r>
      <w:ins w:id="33" w:author="Проект новой редакции" w:date="2026-10-23T13:45:00Z">
        <w:r w:rsidR="00FD1683">
          <w:rPr>
            <w:rFonts w:ascii="Arial" w:hAnsi="Arial" w:cs="Arial"/>
            <w:b/>
            <w:sz w:val="28"/>
            <w:szCs w:val="28"/>
            <w:lang w:val="en-GB"/>
          </w:rPr>
          <w:t>13</w:t>
        </w:r>
      </w:ins>
      <w:del w:id="34" w:author="Проект новой редакции" w:date="2026-10-23T13:45:00Z">
        <w:r w:rsidRPr="00554182">
          <w:rPr>
            <w:rFonts w:ascii="Arial" w:hAnsi="Arial" w:cs="Arial"/>
            <w:b/>
            <w:sz w:val="28"/>
            <w:szCs w:val="28"/>
            <w:lang w:val="en-GB"/>
          </w:rPr>
          <w:delText>11</w:delText>
        </w:r>
      </w:del>
    </w:p>
    <w:p w14:paraId="242CE9F4" w14:textId="260DE811"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lastRenderedPageBreak/>
        <w:t xml:space="preserve">13. SECRETARY…………………………………………………………….… </w:t>
      </w:r>
      <w:ins w:id="35" w:author="Проект новой редакции" w:date="2026-10-23T13:45:00Z">
        <w:r w:rsidR="00FD1683">
          <w:rPr>
            <w:rFonts w:ascii="Arial" w:hAnsi="Arial" w:cs="Arial"/>
            <w:b/>
            <w:sz w:val="28"/>
            <w:szCs w:val="28"/>
            <w:lang w:val="en-GB"/>
          </w:rPr>
          <w:t>13</w:t>
        </w:r>
      </w:ins>
      <w:del w:id="36" w:author="Проект новой редакции" w:date="2026-10-23T13:45:00Z">
        <w:r w:rsidRPr="00554182">
          <w:rPr>
            <w:rFonts w:ascii="Arial" w:hAnsi="Arial" w:cs="Arial"/>
            <w:b/>
            <w:sz w:val="28"/>
            <w:szCs w:val="28"/>
            <w:lang w:val="en-GB"/>
          </w:rPr>
          <w:delText>11</w:delText>
        </w:r>
      </w:del>
    </w:p>
    <w:p w14:paraId="6A1806A3" w14:textId="7E8C913D"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 xml:space="preserve">14. FOUNDATION PROPERTY AND INCOME……………………………. </w:t>
      </w:r>
      <w:ins w:id="37" w:author="Проект новой редакции" w:date="2026-10-23T13:45:00Z">
        <w:r w:rsidR="00FD1683">
          <w:rPr>
            <w:rFonts w:ascii="Arial" w:hAnsi="Arial" w:cs="Arial"/>
            <w:b/>
            <w:sz w:val="28"/>
            <w:szCs w:val="28"/>
            <w:lang w:val="en-GB"/>
          </w:rPr>
          <w:t>13</w:t>
        </w:r>
      </w:ins>
      <w:del w:id="38" w:author="Проект новой редакции" w:date="2026-10-23T13:45:00Z">
        <w:r w:rsidRPr="00554182">
          <w:rPr>
            <w:rFonts w:ascii="Arial" w:hAnsi="Arial" w:cs="Arial"/>
            <w:b/>
            <w:sz w:val="28"/>
            <w:szCs w:val="28"/>
            <w:lang w:val="en-GB"/>
          </w:rPr>
          <w:delText>11</w:delText>
        </w:r>
      </w:del>
    </w:p>
    <w:p w14:paraId="71ACD2C9" w14:textId="77777777" w:rsidR="00560ECD" w:rsidRPr="00554182" w:rsidRDefault="00FD1683" w:rsidP="00560ECD">
      <w:pPr>
        <w:spacing w:after="0" w:line="360" w:lineRule="auto"/>
        <w:jc w:val="both"/>
        <w:rPr>
          <w:ins w:id="39" w:author="Проект новой редакции" w:date="2026-10-23T13:45:00Z"/>
          <w:rFonts w:ascii="Arial" w:hAnsi="Arial" w:cs="Arial"/>
          <w:b/>
          <w:sz w:val="28"/>
          <w:szCs w:val="28"/>
          <w:lang w:val="en-GB"/>
        </w:rPr>
      </w:pPr>
      <w:ins w:id="40" w:author="Проект новой редакции" w:date="2026-10-23T13:45:00Z">
        <w:r>
          <w:rPr>
            <w:rFonts w:ascii="Arial" w:hAnsi="Arial" w:cs="Arial"/>
            <w:b/>
            <w:sz w:val="28"/>
            <w:szCs w:val="28"/>
            <w:lang w:val="en-GB"/>
          </w:rPr>
          <w:t>15. AMENDMENT OF THESE BY-LAWS………..……...........………….. 14</w:t>
        </w:r>
      </w:ins>
    </w:p>
    <w:p w14:paraId="36C3829E" w14:textId="5AC472D7" w:rsidR="00560ECD" w:rsidRPr="00554182" w:rsidRDefault="00560ECD" w:rsidP="00560ECD">
      <w:pPr>
        <w:spacing w:after="0" w:line="360" w:lineRule="auto"/>
        <w:jc w:val="both"/>
        <w:rPr>
          <w:del w:id="41" w:author="Проект новой редакции" w:date="2026-10-23T13:45:00Z"/>
          <w:rFonts w:ascii="Arial" w:hAnsi="Arial" w:cs="Arial"/>
          <w:b/>
          <w:sz w:val="28"/>
          <w:szCs w:val="28"/>
          <w:lang w:val="en-GB"/>
        </w:rPr>
      </w:pPr>
      <w:del w:id="42" w:author="Проект новой редакции" w:date="2026-10-23T13:45:00Z">
        <w:r w:rsidRPr="00554182">
          <w:rPr>
            <w:rFonts w:ascii="Arial" w:hAnsi="Arial" w:cs="Arial"/>
            <w:b/>
            <w:sz w:val="28"/>
            <w:szCs w:val="28"/>
            <w:lang w:val="en-GB"/>
          </w:rPr>
          <w:delText>15: AMENDMENTS AND REVOCATIONS………..……...........………….. 1</w:delText>
        </w:r>
        <w:r w:rsidR="00C36F1E">
          <w:rPr>
            <w:rFonts w:ascii="Arial" w:hAnsi="Arial" w:cs="Arial"/>
            <w:b/>
            <w:sz w:val="28"/>
            <w:szCs w:val="28"/>
            <w:lang w:val="en-GB"/>
          </w:rPr>
          <w:delText>2</w:delText>
        </w:r>
      </w:del>
    </w:p>
    <w:p w14:paraId="0576B45B" w14:textId="61B933A1" w:rsidR="00560ECD" w:rsidRPr="00554182" w:rsidRDefault="00560ECD" w:rsidP="00560ECD">
      <w:pPr>
        <w:spacing w:after="0" w:line="360" w:lineRule="auto"/>
        <w:jc w:val="both"/>
        <w:rPr>
          <w:rFonts w:ascii="Arial" w:hAnsi="Arial" w:cs="Arial"/>
          <w:b/>
          <w:sz w:val="28"/>
          <w:szCs w:val="28"/>
          <w:lang w:val="en-GB"/>
        </w:rPr>
      </w:pPr>
      <w:r w:rsidRPr="00554182">
        <w:rPr>
          <w:rFonts w:ascii="Arial" w:hAnsi="Arial" w:cs="Arial"/>
          <w:b/>
          <w:sz w:val="28"/>
          <w:szCs w:val="28"/>
          <w:lang w:val="en-GB"/>
        </w:rPr>
        <w:t>16</w:t>
      </w:r>
      <w:ins w:id="43" w:author="Проект новой редакции" w:date="2026-10-23T13:45:00Z">
        <w:r w:rsidR="00FD1683">
          <w:rPr>
            <w:rFonts w:ascii="Arial" w:hAnsi="Arial" w:cs="Arial"/>
            <w:b/>
            <w:sz w:val="28"/>
            <w:szCs w:val="28"/>
            <w:lang w:val="en-GB"/>
          </w:rPr>
          <w:t>.</w:t>
        </w:r>
      </w:ins>
      <w:del w:id="44" w:author="Проект новой редакции" w:date="2026-10-23T13:45:00Z">
        <w:r w:rsidRPr="00554182">
          <w:rPr>
            <w:rFonts w:ascii="Arial" w:hAnsi="Arial" w:cs="Arial"/>
            <w:b/>
            <w:sz w:val="28"/>
            <w:szCs w:val="28"/>
            <w:lang w:val="en-GB"/>
          </w:rPr>
          <w:delText>:</w:delText>
        </w:r>
      </w:del>
      <w:r w:rsidRPr="00554182">
        <w:rPr>
          <w:rFonts w:ascii="Arial" w:hAnsi="Arial" w:cs="Arial"/>
          <w:b/>
          <w:sz w:val="28"/>
          <w:szCs w:val="28"/>
          <w:lang w:val="en-GB"/>
        </w:rPr>
        <w:t xml:space="preserve"> DECLARATION………………………………………………….………... </w:t>
      </w:r>
      <w:ins w:id="45" w:author="Проект новой редакции" w:date="2026-10-23T13:45:00Z">
        <w:r w:rsidR="00FD1683">
          <w:rPr>
            <w:rFonts w:ascii="Arial" w:hAnsi="Arial" w:cs="Arial"/>
            <w:b/>
            <w:sz w:val="28"/>
            <w:szCs w:val="28"/>
            <w:lang w:val="en-GB"/>
          </w:rPr>
          <w:t>14</w:t>
        </w:r>
      </w:ins>
      <w:del w:id="46" w:author="Проект новой редакции" w:date="2026-10-23T13:45:00Z">
        <w:r w:rsidRPr="00554182">
          <w:rPr>
            <w:rFonts w:ascii="Arial" w:hAnsi="Arial" w:cs="Arial"/>
            <w:b/>
            <w:sz w:val="28"/>
            <w:szCs w:val="28"/>
            <w:lang w:val="en-GB"/>
          </w:rPr>
          <w:delText>1</w:delText>
        </w:r>
        <w:r w:rsidR="00C36F1E">
          <w:rPr>
            <w:rFonts w:ascii="Arial" w:hAnsi="Arial" w:cs="Arial"/>
            <w:b/>
            <w:sz w:val="28"/>
            <w:szCs w:val="28"/>
            <w:lang w:val="en-GB"/>
          </w:rPr>
          <w:delText>2</w:delText>
        </w:r>
      </w:del>
    </w:p>
    <w:p w14:paraId="18FEA1EC" w14:textId="77777777" w:rsidR="00560ECD" w:rsidRPr="00554182" w:rsidRDefault="00FD1683" w:rsidP="00560ECD">
      <w:pPr>
        <w:spacing w:after="0" w:line="360" w:lineRule="auto"/>
        <w:jc w:val="both"/>
        <w:rPr>
          <w:ins w:id="47" w:author="Проект новой редакции" w:date="2026-10-23T13:45:00Z"/>
          <w:rFonts w:ascii="Arial" w:hAnsi="Arial" w:cs="Arial"/>
          <w:b/>
          <w:sz w:val="28"/>
          <w:szCs w:val="28"/>
          <w:lang w:val="en-GB"/>
        </w:rPr>
      </w:pPr>
      <w:ins w:id="48" w:author="Проект новой редакции" w:date="2026-10-23T13:45:00Z">
        <w:r>
          <w:rPr>
            <w:rFonts w:ascii="Arial" w:hAnsi="Arial" w:cs="Arial"/>
            <w:b/>
            <w:sz w:val="28"/>
            <w:szCs w:val="28"/>
            <w:lang w:val="en-GB"/>
          </w:rPr>
          <w:t>ANNEXES 1–3……………………………………………………….………... 15</w:t>
        </w:r>
      </w:ins>
    </w:p>
    <w:p w14:paraId="5A49031A" w14:textId="77777777" w:rsidR="00780F9A" w:rsidRPr="00554182" w:rsidRDefault="00780F9A" w:rsidP="00924867">
      <w:pPr>
        <w:spacing w:after="0" w:line="276" w:lineRule="auto"/>
        <w:jc w:val="center"/>
        <w:rPr>
          <w:rFonts w:ascii="Arial" w:hAnsi="Arial" w:cs="Arial"/>
          <w:b/>
          <w:bCs/>
          <w:sz w:val="28"/>
          <w:szCs w:val="28"/>
          <w:lang w:val="en-US"/>
        </w:rPr>
      </w:pPr>
    </w:p>
    <w:p w14:paraId="59B2A390" w14:textId="77777777" w:rsidR="00DF1E42" w:rsidRPr="00554182" w:rsidRDefault="00DF1E42" w:rsidP="00924867">
      <w:pPr>
        <w:spacing w:after="0" w:line="276" w:lineRule="auto"/>
        <w:jc w:val="center"/>
        <w:rPr>
          <w:rFonts w:ascii="Arial" w:hAnsi="Arial" w:cs="Arial"/>
          <w:b/>
          <w:bCs/>
          <w:sz w:val="28"/>
          <w:szCs w:val="28"/>
          <w:lang w:val="en-US"/>
        </w:rPr>
      </w:pPr>
    </w:p>
    <w:p w14:paraId="00509188" w14:textId="77777777" w:rsidR="00DF1E42" w:rsidRPr="00554182" w:rsidRDefault="00DF1E42" w:rsidP="00924867">
      <w:pPr>
        <w:spacing w:after="0" w:line="276" w:lineRule="auto"/>
        <w:jc w:val="center"/>
        <w:rPr>
          <w:rFonts w:ascii="Arial" w:hAnsi="Arial" w:cs="Arial"/>
          <w:b/>
          <w:bCs/>
          <w:sz w:val="28"/>
          <w:szCs w:val="28"/>
          <w:lang w:val="en-US"/>
        </w:rPr>
      </w:pPr>
    </w:p>
    <w:p w14:paraId="49EF7BF6" w14:textId="77777777" w:rsidR="00DF1E42" w:rsidRPr="00554182" w:rsidRDefault="00DF1E42" w:rsidP="00924867">
      <w:pPr>
        <w:spacing w:after="0" w:line="276" w:lineRule="auto"/>
        <w:jc w:val="center"/>
        <w:rPr>
          <w:rFonts w:ascii="Arial" w:hAnsi="Arial" w:cs="Arial"/>
          <w:b/>
          <w:bCs/>
          <w:sz w:val="28"/>
          <w:szCs w:val="28"/>
          <w:lang w:val="en-US"/>
        </w:rPr>
      </w:pPr>
    </w:p>
    <w:p w14:paraId="7F6F368A" w14:textId="77777777" w:rsidR="00DF1E42" w:rsidRPr="00554182" w:rsidRDefault="00DF1E42" w:rsidP="00924867">
      <w:pPr>
        <w:spacing w:after="0" w:line="276" w:lineRule="auto"/>
        <w:jc w:val="center"/>
        <w:rPr>
          <w:rFonts w:ascii="Arial" w:hAnsi="Arial" w:cs="Arial"/>
          <w:b/>
          <w:bCs/>
          <w:sz w:val="28"/>
          <w:szCs w:val="28"/>
          <w:lang w:val="en-US"/>
        </w:rPr>
      </w:pPr>
    </w:p>
    <w:p w14:paraId="69C68C13" w14:textId="77777777" w:rsidR="00DF1E42" w:rsidRPr="00554182" w:rsidRDefault="00DF1E42" w:rsidP="00924867">
      <w:pPr>
        <w:spacing w:after="0" w:line="276" w:lineRule="auto"/>
        <w:jc w:val="center"/>
        <w:rPr>
          <w:rFonts w:ascii="Arial" w:hAnsi="Arial" w:cs="Arial"/>
          <w:b/>
          <w:bCs/>
          <w:sz w:val="28"/>
          <w:szCs w:val="28"/>
          <w:lang w:val="en-US"/>
        </w:rPr>
      </w:pPr>
    </w:p>
    <w:p w14:paraId="5B0A3AE0" w14:textId="77777777" w:rsidR="00DF1E42" w:rsidRPr="00554182" w:rsidRDefault="00DF1E42" w:rsidP="00924867">
      <w:pPr>
        <w:spacing w:after="0" w:line="276" w:lineRule="auto"/>
        <w:jc w:val="center"/>
        <w:rPr>
          <w:rFonts w:ascii="Arial" w:hAnsi="Arial" w:cs="Arial"/>
          <w:b/>
          <w:bCs/>
          <w:sz w:val="28"/>
          <w:szCs w:val="28"/>
          <w:lang w:val="en-US"/>
        </w:rPr>
      </w:pPr>
    </w:p>
    <w:p w14:paraId="2D9099E7" w14:textId="77777777" w:rsidR="00DF1E42" w:rsidRPr="00554182" w:rsidRDefault="00DF1E42" w:rsidP="00924867">
      <w:pPr>
        <w:spacing w:after="0" w:line="276" w:lineRule="auto"/>
        <w:jc w:val="center"/>
        <w:rPr>
          <w:rFonts w:ascii="Arial" w:hAnsi="Arial" w:cs="Arial"/>
          <w:b/>
          <w:bCs/>
          <w:sz w:val="28"/>
          <w:szCs w:val="28"/>
          <w:lang w:val="en-US"/>
        </w:rPr>
      </w:pPr>
    </w:p>
    <w:p w14:paraId="317EAEF7" w14:textId="77777777" w:rsidR="00DF1E42" w:rsidRPr="00554182" w:rsidRDefault="00DF1E42" w:rsidP="00924867">
      <w:pPr>
        <w:spacing w:after="0" w:line="276" w:lineRule="auto"/>
        <w:jc w:val="center"/>
        <w:rPr>
          <w:rFonts w:ascii="Arial" w:hAnsi="Arial" w:cs="Arial"/>
          <w:b/>
          <w:bCs/>
          <w:sz w:val="28"/>
          <w:szCs w:val="28"/>
          <w:lang w:val="en-US"/>
        </w:rPr>
      </w:pPr>
    </w:p>
    <w:p w14:paraId="1742A1FE" w14:textId="77777777" w:rsidR="00DF1E42" w:rsidRPr="00554182" w:rsidRDefault="00DF1E42" w:rsidP="00924867">
      <w:pPr>
        <w:spacing w:after="0" w:line="276" w:lineRule="auto"/>
        <w:jc w:val="center"/>
        <w:rPr>
          <w:rFonts w:ascii="Arial" w:hAnsi="Arial" w:cs="Arial"/>
          <w:b/>
          <w:bCs/>
          <w:sz w:val="28"/>
          <w:szCs w:val="28"/>
          <w:lang w:val="en-US"/>
        </w:rPr>
      </w:pPr>
    </w:p>
    <w:p w14:paraId="17F0A07A" w14:textId="77777777" w:rsidR="00DF1E42" w:rsidRPr="00554182" w:rsidRDefault="00DF1E42" w:rsidP="00924867">
      <w:pPr>
        <w:spacing w:after="0" w:line="276" w:lineRule="auto"/>
        <w:jc w:val="center"/>
        <w:rPr>
          <w:rFonts w:ascii="Arial" w:hAnsi="Arial" w:cs="Arial"/>
          <w:b/>
          <w:bCs/>
          <w:sz w:val="28"/>
          <w:szCs w:val="28"/>
          <w:lang w:val="en-US"/>
        </w:rPr>
      </w:pPr>
    </w:p>
    <w:p w14:paraId="63A79128" w14:textId="77777777" w:rsidR="00DF1E42" w:rsidRPr="00554182" w:rsidRDefault="00DF1E42" w:rsidP="00924867">
      <w:pPr>
        <w:spacing w:after="0" w:line="276" w:lineRule="auto"/>
        <w:jc w:val="center"/>
        <w:rPr>
          <w:rFonts w:ascii="Arial" w:hAnsi="Arial" w:cs="Arial"/>
          <w:b/>
          <w:bCs/>
          <w:sz w:val="28"/>
          <w:szCs w:val="28"/>
          <w:lang w:val="en-US"/>
        </w:rPr>
      </w:pPr>
    </w:p>
    <w:p w14:paraId="60F79B4D" w14:textId="77777777" w:rsidR="00DF1E42" w:rsidRPr="00554182" w:rsidRDefault="00DF1E42" w:rsidP="00924867">
      <w:pPr>
        <w:spacing w:after="0" w:line="276" w:lineRule="auto"/>
        <w:jc w:val="center"/>
        <w:rPr>
          <w:rFonts w:ascii="Arial" w:hAnsi="Arial" w:cs="Arial"/>
          <w:b/>
          <w:bCs/>
          <w:sz w:val="28"/>
          <w:szCs w:val="28"/>
          <w:lang w:val="en-US"/>
        </w:rPr>
      </w:pPr>
    </w:p>
    <w:p w14:paraId="5F102002" w14:textId="77777777" w:rsidR="00DF1E42" w:rsidRPr="00554182" w:rsidRDefault="00DF1E42" w:rsidP="00924867">
      <w:pPr>
        <w:spacing w:after="0" w:line="276" w:lineRule="auto"/>
        <w:jc w:val="center"/>
        <w:rPr>
          <w:rFonts w:ascii="Arial" w:hAnsi="Arial" w:cs="Arial"/>
          <w:b/>
          <w:bCs/>
          <w:sz w:val="28"/>
          <w:szCs w:val="28"/>
          <w:lang w:val="en-US"/>
        </w:rPr>
      </w:pPr>
    </w:p>
    <w:p w14:paraId="61B79A49" w14:textId="77777777" w:rsidR="00723681" w:rsidRPr="00554182" w:rsidRDefault="00992487" w:rsidP="0002076D">
      <w:pPr>
        <w:pStyle w:val="a5"/>
        <w:numPr>
          <w:ilvl w:val="0"/>
          <w:numId w:val="2"/>
        </w:numPr>
        <w:spacing w:after="0" w:line="240" w:lineRule="auto"/>
        <w:ind w:left="0" w:firstLine="0"/>
        <w:jc w:val="center"/>
        <w:rPr>
          <w:rFonts w:ascii="Arial" w:hAnsi="Arial" w:cs="Arial"/>
          <w:b/>
          <w:sz w:val="28"/>
          <w:szCs w:val="28"/>
          <w:lang w:val="en-US"/>
        </w:rPr>
      </w:pPr>
      <w:r w:rsidRPr="00554182">
        <w:rPr>
          <w:rFonts w:ascii="Arial" w:hAnsi="Arial" w:cs="Arial"/>
          <w:b/>
          <w:sz w:val="28"/>
          <w:szCs w:val="28"/>
          <w:lang w:val="en-US"/>
        </w:rPr>
        <w:t>INTERPRETATION</w:t>
      </w:r>
    </w:p>
    <w:p w14:paraId="3F88DBA9" w14:textId="77777777" w:rsidR="00780F9A" w:rsidRPr="00554182" w:rsidRDefault="00780F9A" w:rsidP="00780F9A">
      <w:pPr>
        <w:spacing w:after="0" w:line="240" w:lineRule="auto"/>
        <w:jc w:val="both"/>
        <w:rPr>
          <w:rFonts w:ascii="Arial" w:hAnsi="Arial" w:cs="Arial"/>
          <w:b/>
          <w:sz w:val="28"/>
          <w:szCs w:val="28"/>
          <w:lang w:val="en-US"/>
        </w:rPr>
      </w:pPr>
    </w:p>
    <w:p w14:paraId="5BA6D828" w14:textId="77777777" w:rsidR="00723681" w:rsidRPr="00554182" w:rsidRDefault="00723681" w:rsidP="00780F9A">
      <w:pPr>
        <w:pStyle w:val="a5"/>
        <w:numPr>
          <w:ilvl w:val="1"/>
          <w:numId w:val="2"/>
        </w:numPr>
        <w:spacing w:after="0" w:line="240" w:lineRule="auto"/>
        <w:ind w:left="0" w:firstLine="709"/>
        <w:jc w:val="both"/>
        <w:rPr>
          <w:rFonts w:ascii="Arial" w:hAnsi="Arial" w:cs="Arial"/>
          <w:bCs/>
          <w:sz w:val="28"/>
          <w:szCs w:val="28"/>
          <w:lang w:val="en-US"/>
        </w:rPr>
      </w:pPr>
      <w:r w:rsidRPr="00554182">
        <w:rPr>
          <w:rFonts w:ascii="Arial" w:hAnsi="Arial" w:cs="Arial"/>
          <w:bCs/>
          <w:sz w:val="28"/>
          <w:szCs w:val="28"/>
          <w:lang w:val="en-US"/>
        </w:rPr>
        <w:t>In these By-laws:</w:t>
      </w:r>
    </w:p>
    <w:p w14:paraId="2ABF571E" w14:textId="7B96ACED" w:rsidR="00723681" w:rsidRPr="00554182" w:rsidRDefault="00FD1683" w:rsidP="00780F9A">
      <w:pPr>
        <w:spacing w:after="0" w:line="240" w:lineRule="auto"/>
        <w:ind w:firstLine="993"/>
        <w:jc w:val="both"/>
        <w:rPr>
          <w:rFonts w:ascii="Arial" w:hAnsi="Arial" w:cs="Arial"/>
          <w:sz w:val="28"/>
          <w:szCs w:val="28"/>
          <w:lang w:val="en-US"/>
        </w:rPr>
      </w:pPr>
      <w:ins w:id="49" w:author="Проект новой редакции" w:date="2026-10-23T13:45:00Z">
        <w:r>
          <w:rPr>
            <w:rFonts w:ascii="Arial" w:hAnsi="Arial" w:cs="Arial"/>
            <w:sz w:val="28"/>
            <w:szCs w:val="28"/>
            <w:lang w:val="en-US"/>
          </w:rPr>
          <w:t>1) “CACF”, “Project Office for Central Asia on climate change and green energy” or</w:t>
        </w:r>
      </w:ins>
      <w:del w:id="50" w:author="Проект новой редакции" w:date="2026-10-23T13:45:00Z">
        <w:r w:rsidR="00B97769" w:rsidRPr="00554182">
          <w:rPr>
            <w:rFonts w:ascii="Arial" w:hAnsi="Arial" w:cs="Arial"/>
            <w:sz w:val="28"/>
            <w:szCs w:val="28"/>
            <w:lang w:val="en-US"/>
          </w:rPr>
          <w:delText>1)</w:delText>
        </w:r>
      </w:del>
      <w:r w:rsidR="00B97769" w:rsidRPr="00554182">
        <w:rPr>
          <w:rFonts w:ascii="Arial" w:hAnsi="Arial" w:cs="Arial"/>
          <w:sz w:val="28"/>
          <w:szCs w:val="28"/>
          <w:lang w:val="en-US"/>
        </w:rPr>
        <w:t xml:space="preserve"> </w:t>
      </w:r>
      <w:r w:rsidR="00723681" w:rsidRPr="00554182">
        <w:rPr>
          <w:rFonts w:ascii="Arial" w:hAnsi="Arial" w:cs="Arial"/>
          <w:sz w:val="28"/>
          <w:szCs w:val="28"/>
          <w:lang w:val="en-US"/>
        </w:rPr>
        <w:t>“Foundation” means “Central Asia Climate Foundation”,</w:t>
      </w:r>
      <w:r w:rsidR="00723681" w:rsidRPr="00554182">
        <w:rPr>
          <w:rFonts w:ascii="Arial" w:hAnsi="Arial" w:cs="Arial"/>
          <w:bCs/>
          <w:sz w:val="28"/>
          <w:szCs w:val="28"/>
          <w:lang w:val="en-US"/>
        </w:rPr>
        <w:t xml:space="preserve"> hereinafter The Foundation;</w:t>
      </w:r>
    </w:p>
    <w:p w14:paraId="097DD28C" w14:textId="77777777"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2</w:t>
      </w:r>
      <w:r w:rsidR="00723681" w:rsidRPr="00554182">
        <w:rPr>
          <w:rFonts w:ascii="Arial" w:hAnsi="Arial" w:cs="Arial"/>
          <w:bCs/>
          <w:sz w:val="28"/>
          <w:szCs w:val="28"/>
          <w:lang w:val="en-US"/>
        </w:rPr>
        <w:t xml:space="preserve">) “By-laws” means By-laws of the Foundation; </w:t>
      </w:r>
    </w:p>
    <w:p w14:paraId="3B0304A0" w14:textId="77777777"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3</w:t>
      </w:r>
      <w:r w:rsidR="00723681" w:rsidRPr="00554182">
        <w:rPr>
          <w:rFonts w:ascii="Arial" w:hAnsi="Arial" w:cs="Arial"/>
          <w:bCs/>
          <w:sz w:val="28"/>
          <w:szCs w:val="28"/>
          <w:lang w:val="en-US"/>
        </w:rPr>
        <w:t>) “Charter” means Charter of the Foundation;</w:t>
      </w:r>
    </w:p>
    <w:p w14:paraId="50576648" w14:textId="2AEB82CE" w:rsidR="00EF5FC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 xml:space="preserve">4) </w:t>
      </w:r>
      <w:r w:rsidRPr="00554182">
        <w:rPr>
          <w:rFonts w:ascii="Arial" w:hAnsi="Arial" w:cs="Arial"/>
          <w:sz w:val="28"/>
          <w:szCs w:val="28"/>
          <w:lang w:val="en-US"/>
        </w:rPr>
        <w:t>“Objects” means objects of the Foundation provided in Charter;</w:t>
      </w:r>
    </w:p>
    <w:p w14:paraId="7DD537B3" w14:textId="0F58C1B2" w:rsidR="0072368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5)</w:t>
      </w:r>
      <w:r w:rsidR="00B97769" w:rsidRPr="00554182">
        <w:rPr>
          <w:rFonts w:ascii="Arial" w:hAnsi="Arial" w:cs="Arial"/>
          <w:bCs/>
          <w:sz w:val="28"/>
          <w:szCs w:val="28"/>
          <w:lang w:val="en-US"/>
        </w:rPr>
        <w:t xml:space="preserve"> </w:t>
      </w:r>
      <w:r w:rsidR="00723681" w:rsidRPr="00554182">
        <w:rPr>
          <w:rFonts w:ascii="Arial" w:hAnsi="Arial" w:cs="Arial"/>
          <w:bCs/>
          <w:sz w:val="28"/>
          <w:szCs w:val="28"/>
          <w:lang w:val="en-US"/>
        </w:rPr>
        <w:t>“Founder” means</w:t>
      </w:r>
      <w:r w:rsidR="002C1504" w:rsidRPr="00554182">
        <w:rPr>
          <w:rFonts w:ascii="Arial" w:hAnsi="Arial" w:cs="Arial"/>
          <w:bCs/>
          <w:sz w:val="28"/>
          <w:szCs w:val="28"/>
          <w:lang w:val="en-US"/>
        </w:rPr>
        <w:t xml:space="preserve"> the</w:t>
      </w:r>
      <w:r w:rsidR="00723681" w:rsidRPr="00554182">
        <w:rPr>
          <w:rFonts w:ascii="Arial" w:hAnsi="Arial" w:cs="Arial"/>
          <w:bCs/>
          <w:sz w:val="28"/>
          <w:szCs w:val="28"/>
          <w:lang w:val="en-US"/>
        </w:rPr>
        <w:t xml:space="preserve"> </w:t>
      </w:r>
      <w:r w:rsidR="002C1504" w:rsidRPr="00554182">
        <w:rPr>
          <w:rFonts w:ascii="Arial" w:hAnsi="Arial" w:cs="Arial"/>
          <w:bCs/>
          <w:sz w:val="28"/>
          <w:szCs w:val="28"/>
          <w:lang w:val="en-US"/>
        </w:rPr>
        <w:t>legal person</w:t>
      </w:r>
      <w:r w:rsidR="00723681" w:rsidRPr="00554182">
        <w:rPr>
          <w:rFonts w:ascii="Arial" w:hAnsi="Arial" w:cs="Arial"/>
          <w:bCs/>
          <w:sz w:val="28"/>
          <w:szCs w:val="28"/>
          <w:lang w:val="en-US"/>
        </w:rPr>
        <w:t xml:space="preserve"> which created and transferred its initial property to the Foundation;</w:t>
      </w:r>
    </w:p>
    <w:p w14:paraId="77C6DC77" w14:textId="4B17AA72" w:rsidR="00723681" w:rsidRPr="00554182" w:rsidRDefault="00EF5FC1" w:rsidP="00780F9A">
      <w:pPr>
        <w:spacing w:after="0" w:line="240" w:lineRule="auto"/>
        <w:ind w:firstLine="993"/>
        <w:jc w:val="both"/>
        <w:rPr>
          <w:rFonts w:ascii="Arial" w:hAnsi="Arial" w:cs="Arial"/>
          <w:sz w:val="28"/>
          <w:szCs w:val="28"/>
          <w:lang w:val="kk-KZ"/>
        </w:rPr>
      </w:pPr>
      <w:r w:rsidRPr="00554182">
        <w:rPr>
          <w:rFonts w:ascii="Arial" w:hAnsi="Arial" w:cs="Arial"/>
          <w:sz w:val="28"/>
          <w:szCs w:val="28"/>
          <w:lang w:val="en-US"/>
        </w:rPr>
        <w:t>6</w:t>
      </w:r>
      <w:r w:rsidR="00B97769" w:rsidRPr="00554182">
        <w:rPr>
          <w:rFonts w:ascii="Arial" w:hAnsi="Arial" w:cs="Arial"/>
          <w:sz w:val="28"/>
          <w:szCs w:val="28"/>
          <w:lang w:val="en-US"/>
        </w:rPr>
        <w:t xml:space="preserve">) </w:t>
      </w:r>
      <w:r w:rsidR="00723681" w:rsidRPr="00554182">
        <w:rPr>
          <w:rFonts w:ascii="Arial" w:hAnsi="Arial" w:cs="Arial"/>
          <w:sz w:val="28"/>
          <w:szCs w:val="28"/>
          <w:lang w:val="en-US"/>
        </w:rPr>
        <w:t>“Guardian Council” means the highest governance body</w:t>
      </w:r>
      <w:r w:rsidR="00723681" w:rsidRPr="00554182">
        <w:rPr>
          <w:rFonts w:ascii="Arial" w:hAnsi="Arial" w:cs="Arial"/>
          <w:sz w:val="28"/>
          <w:szCs w:val="28"/>
          <w:lang w:val="kk-KZ"/>
        </w:rPr>
        <w:t xml:space="preserve"> </w:t>
      </w:r>
      <w:r w:rsidR="00723681" w:rsidRPr="00554182">
        <w:rPr>
          <w:rFonts w:ascii="Arial" w:hAnsi="Arial" w:cs="Arial"/>
          <w:sz w:val="28"/>
          <w:szCs w:val="28"/>
          <w:lang w:val="en-US"/>
        </w:rPr>
        <w:t xml:space="preserve">of the Foundation </w:t>
      </w:r>
      <w:ins w:id="51" w:author="Проект новой редакции" w:date="2026-10-23T13:45:00Z">
        <w:r w:rsidR="00FD1683">
          <w:rPr>
            <w:rFonts w:ascii="Arial" w:hAnsi="Arial" w:cs="Arial"/>
            <w:sz w:val="28"/>
            <w:szCs w:val="28"/>
            <w:lang w:val="en-US"/>
          </w:rPr>
          <w:t xml:space="preserve">headed by the </w:t>
        </w:r>
      </w:ins>
      <w:del w:id="52" w:author="Проект новой редакции" w:date="2026-10-23T13:45:00Z">
        <w:r w:rsidR="00723681" w:rsidRPr="00554182">
          <w:rPr>
            <w:rFonts w:ascii="Arial" w:hAnsi="Arial" w:cs="Arial"/>
            <w:sz w:val="28"/>
            <w:szCs w:val="28"/>
            <w:lang w:val="en-US"/>
          </w:rPr>
          <w:delText xml:space="preserve">composed of </w:delText>
        </w:r>
      </w:del>
      <w:r w:rsidR="00723681" w:rsidRPr="00554182">
        <w:rPr>
          <w:rFonts w:ascii="Arial" w:hAnsi="Arial" w:cs="Arial"/>
          <w:sz w:val="28"/>
          <w:szCs w:val="28"/>
          <w:lang w:val="en-US"/>
        </w:rPr>
        <w:t xml:space="preserve">Supreme Guardian and </w:t>
      </w:r>
      <w:ins w:id="53" w:author="Проект новой редакции" w:date="2026-10-23T13:45:00Z">
        <w:r w:rsidR="00FD1683">
          <w:rPr>
            <w:rFonts w:ascii="Arial" w:hAnsi="Arial" w:cs="Arial"/>
            <w:sz w:val="28"/>
            <w:szCs w:val="28"/>
            <w:lang w:val="en-US"/>
          </w:rPr>
          <w:t>composed of Guardians</w:t>
        </w:r>
      </w:ins>
      <w:del w:id="54" w:author="Проект новой редакции" w:date="2026-10-23T13:45:00Z">
        <w:r w:rsidR="00723681" w:rsidRPr="00554182">
          <w:rPr>
            <w:rFonts w:ascii="Arial" w:hAnsi="Arial" w:cs="Arial"/>
            <w:sz w:val="28"/>
            <w:szCs w:val="28"/>
            <w:lang w:val="en-US"/>
          </w:rPr>
          <w:delText>Guardian</w:delText>
        </w:r>
      </w:del>
      <w:r w:rsidR="00723681" w:rsidRPr="00554182">
        <w:rPr>
          <w:rFonts w:ascii="Arial" w:hAnsi="Arial" w:cs="Arial"/>
          <w:sz w:val="28"/>
          <w:szCs w:val="28"/>
          <w:lang w:val="en-US"/>
        </w:rPr>
        <w:t>;</w:t>
      </w:r>
    </w:p>
    <w:p w14:paraId="2304A69C" w14:textId="2AA86CA4" w:rsidR="00723681" w:rsidRPr="00554182" w:rsidRDefault="00EF5FC1"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lastRenderedPageBreak/>
        <w:t>7</w:t>
      </w:r>
      <w:r w:rsidR="00B97769" w:rsidRPr="00554182">
        <w:rPr>
          <w:rFonts w:ascii="Arial" w:hAnsi="Arial" w:cs="Arial"/>
          <w:sz w:val="28"/>
          <w:szCs w:val="28"/>
          <w:lang w:val="en-US"/>
        </w:rPr>
        <w:t xml:space="preserve">) </w:t>
      </w:r>
      <w:r w:rsidR="00723681" w:rsidRPr="00554182">
        <w:rPr>
          <w:rFonts w:ascii="Arial" w:hAnsi="Arial" w:cs="Arial"/>
          <w:sz w:val="28"/>
          <w:szCs w:val="28"/>
          <w:lang w:val="en-US"/>
        </w:rPr>
        <w:t xml:space="preserve">“Supreme Guardian” means </w:t>
      </w:r>
      <w:r w:rsidR="002C1504" w:rsidRPr="00554182">
        <w:rPr>
          <w:rFonts w:ascii="Arial" w:hAnsi="Arial" w:cs="Arial"/>
          <w:sz w:val="28"/>
          <w:szCs w:val="28"/>
          <w:lang w:val="en-US"/>
        </w:rPr>
        <w:t>a natural person</w:t>
      </w:r>
      <w:r w:rsidR="00723681" w:rsidRPr="00554182">
        <w:rPr>
          <w:rFonts w:ascii="Arial" w:hAnsi="Arial" w:cs="Arial"/>
          <w:sz w:val="28"/>
          <w:szCs w:val="28"/>
          <w:lang w:val="en-US"/>
        </w:rPr>
        <w:t xml:space="preserve"> appointed by the Founder</w:t>
      </w:r>
      <w:ins w:id="55" w:author="Проект новой редакции" w:date="2026-10-23T13:45:00Z">
        <w:r w:rsidR="00FD1683">
          <w:rPr>
            <w:rFonts w:ascii="Arial" w:hAnsi="Arial" w:cs="Arial"/>
            <w:sz w:val="28"/>
            <w:szCs w:val="28"/>
            <w:lang w:val="en-US"/>
          </w:rPr>
          <w:t>, who is</w:t>
        </w:r>
      </w:ins>
      <w:del w:id="56" w:author="Проект новой редакции" w:date="2026-10-23T13:45:00Z">
        <w:r w:rsidR="00723681" w:rsidRPr="00554182">
          <w:rPr>
            <w:rFonts w:ascii="Arial" w:hAnsi="Arial" w:cs="Arial"/>
            <w:sz w:val="28"/>
            <w:szCs w:val="28"/>
            <w:lang w:val="en-US"/>
          </w:rPr>
          <w:delText xml:space="preserve"> for</w:delText>
        </w:r>
      </w:del>
      <w:r w:rsidR="00723681" w:rsidRPr="00554182">
        <w:rPr>
          <w:rFonts w:ascii="Arial" w:hAnsi="Arial" w:cs="Arial"/>
          <w:sz w:val="28"/>
          <w:szCs w:val="28"/>
          <w:lang w:val="en-US"/>
        </w:rPr>
        <w:t xml:space="preserve"> the </w:t>
      </w:r>
      <w:ins w:id="57" w:author="Проект новой редакции" w:date="2026-10-23T13:45:00Z">
        <w:r w:rsidR="00FD1683">
          <w:rPr>
            <w:rFonts w:ascii="Arial" w:hAnsi="Arial" w:cs="Arial"/>
            <w:sz w:val="28"/>
            <w:szCs w:val="28"/>
            <w:lang w:val="en-US"/>
          </w:rPr>
          <w:t>highest officer of the Foundation and performs his/her functions</w:t>
        </w:r>
      </w:ins>
      <w:del w:id="58" w:author="Проект новой редакции" w:date="2026-10-23T13:45:00Z">
        <w:r w:rsidR="00723681" w:rsidRPr="00554182">
          <w:rPr>
            <w:rFonts w:ascii="Arial" w:hAnsi="Arial" w:cs="Arial"/>
            <w:sz w:val="28"/>
            <w:szCs w:val="28"/>
            <w:lang w:val="en-US"/>
          </w:rPr>
          <w:delText>purposes described</w:delText>
        </w:r>
      </w:del>
      <w:r w:rsidR="00723681" w:rsidRPr="00554182">
        <w:rPr>
          <w:rFonts w:ascii="Arial" w:hAnsi="Arial" w:cs="Arial"/>
          <w:sz w:val="28"/>
          <w:szCs w:val="28"/>
          <w:lang w:val="en-US"/>
        </w:rPr>
        <w:t xml:space="preserve"> in </w:t>
      </w:r>
      <w:ins w:id="59" w:author="Проект новой редакции" w:date="2026-10-23T13:45:00Z">
        <w:r w:rsidR="00FD1683">
          <w:rPr>
            <w:rFonts w:ascii="Arial" w:hAnsi="Arial" w:cs="Arial"/>
            <w:sz w:val="28"/>
            <w:szCs w:val="28"/>
            <w:lang w:val="en-US"/>
          </w:rPr>
          <w:t>accordance with these</w:t>
        </w:r>
      </w:ins>
      <w:del w:id="60" w:author="Проект новой редакции" w:date="2026-10-23T13:45:00Z">
        <w:r w:rsidR="00723681" w:rsidRPr="00554182">
          <w:rPr>
            <w:rFonts w:ascii="Arial" w:hAnsi="Arial" w:cs="Arial"/>
            <w:sz w:val="28"/>
            <w:szCs w:val="28"/>
            <w:lang w:val="en-US"/>
          </w:rPr>
          <w:delText>this</w:delText>
        </w:r>
      </w:del>
      <w:r w:rsidR="00723681" w:rsidRPr="00554182">
        <w:rPr>
          <w:rFonts w:ascii="Arial" w:hAnsi="Arial" w:cs="Arial"/>
          <w:sz w:val="28"/>
          <w:szCs w:val="28"/>
          <w:lang w:val="en-US"/>
        </w:rPr>
        <w:t xml:space="preserve"> By-laws;</w:t>
      </w:r>
    </w:p>
    <w:p w14:paraId="04787F60" w14:textId="1A5C8AD9" w:rsidR="0072368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8</w:t>
      </w:r>
      <w:r w:rsidR="00B97769" w:rsidRPr="00554182">
        <w:rPr>
          <w:rFonts w:ascii="Arial" w:hAnsi="Arial" w:cs="Arial"/>
          <w:bCs/>
          <w:sz w:val="28"/>
          <w:szCs w:val="28"/>
          <w:lang w:val="en-US"/>
        </w:rPr>
        <w:t xml:space="preserve">) </w:t>
      </w:r>
      <w:r w:rsidR="00723681" w:rsidRPr="00554182">
        <w:rPr>
          <w:rFonts w:ascii="Arial" w:hAnsi="Arial" w:cs="Arial"/>
          <w:bCs/>
          <w:sz w:val="28"/>
          <w:szCs w:val="28"/>
          <w:lang w:val="en-US"/>
        </w:rPr>
        <w:t xml:space="preserve">“Guardian” means a natural person appointed by the </w:t>
      </w:r>
      <w:ins w:id="61" w:author="Проект новой редакции" w:date="2026-10-23T13:45:00Z">
        <w:r w:rsidR="00FD1683">
          <w:rPr>
            <w:rFonts w:ascii="Arial" w:hAnsi="Arial" w:cs="Arial"/>
            <w:bCs/>
            <w:sz w:val="28"/>
            <w:szCs w:val="28"/>
            <w:lang w:val="en-US"/>
          </w:rPr>
          <w:t>Supreme Guardian</w:t>
        </w:r>
      </w:ins>
      <w:del w:id="62" w:author="Проект новой редакции" w:date="2026-10-23T13:45:00Z">
        <w:r w:rsidR="00723681" w:rsidRPr="00554182">
          <w:rPr>
            <w:rFonts w:ascii="Arial" w:hAnsi="Arial" w:cs="Arial"/>
            <w:bCs/>
            <w:sz w:val="28"/>
            <w:szCs w:val="28"/>
            <w:lang w:val="en-US"/>
          </w:rPr>
          <w:delText>Founder</w:delText>
        </w:r>
      </w:del>
      <w:r w:rsidR="00723681" w:rsidRPr="00554182">
        <w:rPr>
          <w:rFonts w:ascii="Arial" w:hAnsi="Arial" w:cs="Arial"/>
          <w:bCs/>
          <w:sz w:val="28"/>
          <w:szCs w:val="28"/>
          <w:lang w:val="en-US"/>
        </w:rPr>
        <w:t>;</w:t>
      </w:r>
    </w:p>
    <w:p w14:paraId="1DBB2B0B" w14:textId="5E2240CB" w:rsidR="0072368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9</w:t>
      </w:r>
      <w:r w:rsidR="00723681" w:rsidRPr="00554182">
        <w:rPr>
          <w:rFonts w:ascii="Arial" w:hAnsi="Arial" w:cs="Arial"/>
          <w:bCs/>
          <w:sz w:val="28"/>
          <w:szCs w:val="28"/>
          <w:lang w:val="en-US"/>
        </w:rPr>
        <w:t>) “Management Council” means the governing body of the Foundation that carries out Foundation’s day-to-day operations as stated in these By-laws;</w:t>
      </w:r>
    </w:p>
    <w:p w14:paraId="306EFC12" w14:textId="3C6E0601" w:rsidR="00723681" w:rsidRPr="00554182" w:rsidRDefault="00EF5FC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10</w:t>
      </w:r>
      <w:r w:rsidR="00723681" w:rsidRPr="00554182">
        <w:rPr>
          <w:rFonts w:ascii="Arial" w:hAnsi="Arial" w:cs="Arial"/>
          <w:bCs/>
          <w:sz w:val="28"/>
          <w:szCs w:val="28"/>
          <w:lang w:val="en-US"/>
        </w:rPr>
        <w:t xml:space="preserve">) “Chairman of the Council” means </w:t>
      </w:r>
      <w:r w:rsidR="002C1504" w:rsidRPr="00554182">
        <w:rPr>
          <w:rFonts w:ascii="Arial" w:hAnsi="Arial" w:cs="Arial"/>
          <w:bCs/>
          <w:sz w:val="28"/>
          <w:szCs w:val="28"/>
          <w:lang w:val="en-US"/>
        </w:rPr>
        <w:t>the</w:t>
      </w:r>
      <w:r w:rsidR="00723681" w:rsidRPr="00554182">
        <w:rPr>
          <w:rFonts w:ascii="Arial" w:hAnsi="Arial" w:cs="Arial"/>
          <w:bCs/>
          <w:sz w:val="28"/>
          <w:szCs w:val="28"/>
          <w:lang w:val="en-US"/>
        </w:rPr>
        <w:t xml:space="preserve"> </w:t>
      </w:r>
      <w:r w:rsidR="002C1504" w:rsidRPr="00554182">
        <w:rPr>
          <w:rFonts w:ascii="Arial" w:hAnsi="Arial" w:cs="Arial"/>
          <w:bCs/>
          <w:sz w:val="28"/>
          <w:szCs w:val="28"/>
          <w:lang w:val="en-US"/>
        </w:rPr>
        <w:t>chair</w:t>
      </w:r>
      <w:r w:rsidR="00723681" w:rsidRPr="00554182">
        <w:rPr>
          <w:rFonts w:ascii="Arial" w:hAnsi="Arial" w:cs="Arial"/>
          <w:bCs/>
          <w:sz w:val="28"/>
          <w:szCs w:val="28"/>
          <w:lang w:val="en-US"/>
        </w:rPr>
        <w:t xml:space="preserve"> of the Management Council;</w:t>
      </w:r>
    </w:p>
    <w:p w14:paraId="2CC9056C" w14:textId="4346ABE3"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1</w:t>
      </w:r>
      <w:r w:rsidR="00560ECD" w:rsidRPr="00554182">
        <w:rPr>
          <w:rFonts w:ascii="Arial" w:hAnsi="Arial" w:cs="Arial"/>
          <w:bCs/>
          <w:sz w:val="28"/>
          <w:szCs w:val="28"/>
          <w:lang w:val="en-US"/>
        </w:rPr>
        <w:t>) “Council” means natural and/</w:t>
      </w:r>
      <w:r w:rsidR="00723681" w:rsidRPr="00554182">
        <w:rPr>
          <w:rFonts w:ascii="Arial" w:hAnsi="Arial" w:cs="Arial"/>
          <w:bCs/>
          <w:sz w:val="28"/>
          <w:szCs w:val="28"/>
          <w:lang w:val="en-US"/>
        </w:rPr>
        <w:t>or legal person of the Management Council that carries out its duties according to these By-laws;</w:t>
      </w:r>
    </w:p>
    <w:p w14:paraId="36E1D3A1" w14:textId="3180A640"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2</w:t>
      </w:r>
      <w:r w:rsidRPr="00554182">
        <w:rPr>
          <w:rFonts w:ascii="Arial" w:hAnsi="Arial" w:cs="Arial"/>
          <w:bCs/>
          <w:sz w:val="28"/>
          <w:szCs w:val="28"/>
          <w:lang w:val="en-US"/>
        </w:rPr>
        <w:t>) “Initial Property of the Foundation” means a property transferred to the Foundation from the Founder;</w:t>
      </w:r>
    </w:p>
    <w:p w14:paraId="32AE3A32" w14:textId="252ABF25" w:rsidR="005419E9" w:rsidRPr="00554182" w:rsidRDefault="00A729C7" w:rsidP="00780F9A">
      <w:pPr>
        <w:spacing w:after="0" w:line="240" w:lineRule="auto"/>
        <w:ind w:firstLine="993"/>
        <w:jc w:val="both"/>
        <w:rPr>
          <w:rFonts w:ascii="Arial" w:hAnsi="Arial" w:cs="Arial"/>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3</w:t>
      </w:r>
      <w:r w:rsidRPr="00554182">
        <w:rPr>
          <w:rFonts w:ascii="Arial" w:hAnsi="Arial" w:cs="Arial"/>
          <w:bCs/>
          <w:sz w:val="28"/>
          <w:szCs w:val="28"/>
          <w:lang w:val="en-US"/>
        </w:rPr>
        <w:t>)</w:t>
      </w:r>
      <w:r w:rsidRPr="00554182">
        <w:rPr>
          <w:rFonts w:ascii="Arial" w:hAnsi="Arial" w:cs="Arial"/>
          <w:sz w:val="28"/>
          <w:szCs w:val="28"/>
          <w:lang w:val="en-US"/>
        </w:rPr>
        <w:t xml:space="preserve"> “Property” means any movable or immovable property, i</w:t>
      </w:r>
      <w:r w:rsidR="00560ECD" w:rsidRPr="00554182">
        <w:rPr>
          <w:rFonts w:ascii="Arial" w:hAnsi="Arial" w:cs="Arial"/>
          <w:sz w:val="28"/>
          <w:szCs w:val="28"/>
          <w:lang w:val="en-US"/>
        </w:rPr>
        <w:t>ncluding money, donations, grant</w:t>
      </w:r>
      <w:r w:rsidRPr="00554182">
        <w:rPr>
          <w:rFonts w:ascii="Arial" w:hAnsi="Arial" w:cs="Arial"/>
          <w:sz w:val="28"/>
          <w:szCs w:val="28"/>
          <w:lang w:val="en-US"/>
        </w:rPr>
        <w:t xml:space="preserve">s and any other property contributed </w:t>
      </w:r>
      <w:r w:rsidR="00A63A40" w:rsidRPr="00554182">
        <w:rPr>
          <w:rFonts w:ascii="Arial" w:hAnsi="Arial" w:cs="Arial"/>
          <w:sz w:val="28"/>
          <w:szCs w:val="28"/>
          <w:lang w:val="en-US"/>
        </w:rPr>
        <w:t>to and</w:t>
      </w:r>
      <w:r w:rsidR="0032095E" w:rsidRPr="00554182">
        <w:rPr>
          <w:rFonts w:ascii="Arial" w:hAnsi="Arial" w:cs="Arial"/>
          <w:sz w:val="28"/>
          <w:szCs w:val="28"/>
          <w:lang w:val="en-US"/>
        </w:rPr>
        <w:t>/or</w:t>
      </w:r>
      <w:r w:rsidR="00A63A40" w:rsidRPr="00554182">
        <w:rPr>
          <w:rFonts w:ascii="Arial" w:hAnsi="Arial" w:cs="Arial"/>
          <w:sz w:val="28"/>
          <w:szCs w:val="28"/>
          <w:lang w:val="en-US"/>
        </w:rPr>
        <w:t xml:space="preserve"> received by</w:t>
      </w:r>
      <w:r w:rsidRPr="00554182">
        <w:rPr>
          <w:rFonts w:ascii="Arial" w:hAnsi="Arial" w:cs="Arial"/>
          <w:sz w:val="28"/>
          <w:szCs w:val="28"/>
          <w:lang w:val="en-US"/>
        </w:rPr>
        <w:t xml:space="preserve"> the Foundation;</w:t>
      </w:r>
    </w:p>
    <w:p w14:paraId="274CA37A" w14:textId="62CD110E" w:rsidR="00A729C7" w:rsidRPr="00554182" w:rsidRDefault="00924867"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1</w:t>
      </w:r>
      <w:r w:rsidR="00EF5FC1" w:rsidRPr="00554182">
        <w:rPr>
          <w:rFonts w:ascii="Arial" w:hAnsi="Arial" w:cs="Arial"/>
          <w:sz w:val="28"/>
          <w:szCs w:val="28"/>
          <w:lang w:val="en-US"/>
        </w:rPr>
        <w:t>4</w:t>
      </w:r>
      <w:r w:rsidRPr="00554182">
        <w:rPr>
          <w:rFonts w:ascii="Arial" w:hAnsi="Arial" w:cs="Arial"/>
          <w:sz w:val="28"/>
          <w:szCs w:val="28"/>
          <w:lang w:val="en-US"/>
        </w:rPr>
        <w:t xml:space="preserve">) </w:t>
      </w:r>
      <w:r w:rsidR="00560ECD" w:rsidRPr="00554182">
        <w:rPr>
          <w:rFonts w:ascii="Arial" w:hAnsi="Arial" w:cs="Arial"/>
          <w:bCs/>
          <w:sz w:val="28"/>
          <w:szCs w:val="28"/>
          <w:lang w:val="en-US"/>
        </w:rPr>
        <w:t>“Funds” means f</w:t>
      </w:r>
      <w:r w:rsidR="00EF5FC1" w:rsidRPr="00554182">
        <w:rPr>
          <w:rFonts w:ascii="Arial" w:hAnsi="Arial" w:cs="Arial"/>
          <w:bCs/>
          <w:sz w:val="28"/>
          <w:szCs w:val="28"/>
          <w:lang w:val="en-US"/>
        </w:rPr>
        <w:t>unds that includes all the Property of the Foundation;</w:t>
      </w:r>
    </w:p>
    <w:p w14:paraId="44D3C6D8" w14:textId="46E36A5C" w:rsidR="00E41C79" w:rsidRPr="00554182" w:rsidRDefault="00924867"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5</w:t>
      </w:r>
      <w:r w:rsidRPr="00554182">
        <w:rPr>
          <w:rFonts w:ascii="Arial" w:hAnsi="Arial" w:cs="Arial"/>
          <w:bCs/>
          <w:sz w:val="28"/>
          <w:szCs w:val="28"/>
          <w:lang w:val="en-US"/>
        </w:rPr>
        <w:t xml:space="preserve">) </w:t>
      </w:r>
      <w:r w:rsidR="00EF5FC1" w:rsidRPr="00554182">
        <w:rPr>
          <w:rFonts w:ascii="Arial" w:hAnsi="Arial" w:cs="Arial"/>
          <w:bCs/>
          <w:sz w:val="28"/>
          <w:szCs w:val="28"/>
          <w:lang w:val="en-US"/>
        </w:rPr>
        <w:t>“Income” means the</w:t>
      </w:r>
      <w:r w:rsidR="00560ECD" w:rsidRPr="00554182">
        <w:rPr>
          <w:rFonts w:ascii="Arial" w:hAnsi="Arial" w:cs="Arial"/>
          <w:bCs/>
          <w:sz w:val="28"/>
          <w:szCs w:val="28"/>
          <w:lang w:val="en-US"/>
        </w:rPr>
        <w:t xml:space="preserve"> income from the Foundation’s F</w:t>
      </w:r>
      <w:r w:rsidR="00EF5FC1" w:rsidRPr="00554182">
        <w:rPr>
          <w:rFonts w:ascii="Arial" w:hAnsi="Arial" w:cs="Arial"/>
          <w:bCs/>
          <w:sz w:val="28"/>
          <w:szCs w:val="28"/>
          <w:lang w:val="en-US"/>
        </w:rPr>
        <w:t>unds, including rent, profit from deposit and</w:t>
      </w:r>
      <w:r w:rsidR="00560ECD" w:rsidRPr="00554182">
        <w:rPr>
          <w:rFonts w:ascii="Arial" w:hAnsi="Arial" w:cs="Arial"/>
          <w:bCs/>
          <w:sz w:val="28"/>
          <w:szCs w:val="28"/>
          <w:lang w:val="en-US"/>
        </w:rPr>
        <w:t xml:space="preserve"> other income that comes from f</w:t>
      </w:r>
      <w:r w:rsidR="00EF5FC1" w:rsidRPr="00554182">
        <w:rPr>
          <w:rFonts w:ascii="Arial" w:hAnsi="Arial" w:cs="Arial"/>
          <w:bCs/>
          <w:sz w:val="28"/>
          <w:szCs w:val="28"/>
          <w:lang w:val="en-US"/>
        </w:rPr>
        <w:t>unds;</w:t>
      </w:r>
    </w:p>
    <w:p w14:paraId="1FF736D2" w14:textId="68BC1AE9"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6</w:t>
      </w:r>
      <w:r w:rsidR="00723681" w:rsidRPr="00554182">
        <w:rPr>
          <w:rFonts w:ascii="Arial" w:hAnsi="Arial" w:cs="Arial"/>
          <w:bCs/>
          <w:sz w:val="28"/>
          <w:szCs w:val="28"/>
          <w:lang w:val="en-US"/>
        </w:rPr>
        <w:t xml:space="preserve">) “Default Recipient” means the </w:t>
      </w:r>
      <w:r w:rsidRPr="00554182">
        <w:rPr>
          <w:rFonts w:ascii="Arial" w:hAnsi="Arial" w:cs="Arial"/>
          <w:bCs/>
          <w:sz w:val="28"/>
          <w:szCs w:val="28"/>
          <w:lang w:val="en-US"/>
        </w:rPr>
        <w:t>Governmental Body</w:t>
      </w:r>
      <w:r w:rsidR="00723681" w:rsidRPr="00554182">
        <w:rPr>
          <w:rFonts w:ascii="Arial" w:hAnsi="Arial" w:cs="Arial"/>
          <w:bCs/>
          <w:sz w:val="28"/>
          <w:szCs w:val="28"/>
          <w:lang w:val="en-US"/>
        </w:rPr>
        <w:t xml:space="preserve"> of the </w:t>
      </w:r>
      <w:r w:rsidRPr="00554182">
        <w:rPr>
          <w:rFonts w:ascii="Arial" w:hAnsi="Arial" w:cs="Arial"/>
          <w:bCs/>
          <w:sz w:val="28"/>
          <w:szCs w:val="28"/>
          <w:lang w:val="en-US"/>
        </w:rPr>
        <w:t>Republic of Kazakhstan</w:t>
      </w:r>
      <w:r w:rsidR="00723681" w:rsidRPr="00554182">
        <w:rPr>
          <w:rFonts w:ascii="Arial" w:hAnsi="Arial" w:cs="Arial"/>
          <w:bCs/>
          <w:sz w:val="28"/>
          <w:szCs w:val="28"/>
          <w:lang w:val="en-US"/>
        </w:rPr>
        <w:t>;</w:t>
      </w:r>
    </w:p>
    <w:p w14:paraId="69FED693" w14:textId="17E091C4" w:rsidR="00723681" w:rsidRPr="00554182" w:rsidRDefault="00B97769"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7</w:t>
      </w:r>
      <w:r w:rsidR="00723681" w:rsidRPr="00554182">
        <w:rPr>
          <w:rFonts w:ascii="Arial" w:hAnsi="Arial" w:cs="Arial"/>
          <w:bCs/>
          <w:sz w:val="28"/>
          <w:szCs w:val="28"/>
          <w:lang w:val="en-US"/>
        </w:rPr>
        <w:t xml:space="preserve">) “Qualified Recipient” </w:t>
      </w:r>
      <w:r w:rsidRPr="00554182">
        <w:rPr>
          <w:rFonts w:ascii="Arial" w:hAnsi="Arial" w:cs="Arial"/>
          <w:bCs/>
          <w:sz w:val="28"/>
          <w:szCs w:val="28"/>
          <w:lang w:val="en-US"/>
        </w:rPr>
        <w:t>for the purpose of Foundation means “Default Recipient”</w:t>
      </w:r>
      <w:r w:rsidR="00723681" w:rsidRPr="00554182">
        <w:rPr>
          <w:rFonts w:ascii="Arial" w:hAnsi="Arial" w:cs="Arial"/>
          <w:bCs/>
          <w:sz w:val="28"/>
          <w:szCs w:val="28"/>
          <w:lang w:val="en-US"/>
        </w:rPr>
        <w:t>;</w:t>
      </w:r>
    </w:p>
    <w:p w14:paraId="707ABFC2" w14:textId="754B9BE9"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w:t>
      </w:r>
      <w:r w:rsidR="00EF5FC1" w:rsidRPr="00554182">
        <w:rPr>
          <w:rFonts w:ascii="Arial" w:hAnsi="Arial" w:cs="Arial"/>
          <w:bCs/>
          <w:sz w:val="28"/>
          <w:szCs w:val="28"/>
          <w:lang w:val="en-US"/>
        </w:rPr>
        <w:t>8</w:t>
      </w:r>
      <w:r w:rsidRPr="00554182">
        <w:rPr>
          <w:rFonts w:ascii="Arial" w:hAnsi="Arial" w:cs="Arial"/>
          <w:bCs/>
          <w:sz w:val="28"/>
          <w:szCs w:val="28"/>
          <w:lang w:val="en-US"/>
        </w:rPr>
        <w:t>) “Regulations” means the AIFC Foundations Regulations, as amended from time to time</w:t>
      </w:r>
      <w:r w:rsidR="00D46338" w:rsidRPr="00554182">
        <w:rPr>
          <w:rFonts w:ascii="Arial" w:hAnsi="Arial" w:cs="Arial"/>
          <w:bCs/>
          <w:sz w:val="28"/>
          <w:szCs w:val="28"/>
          <w:lang w:val="en-US"/>
        </w:rPr>
        <w:t xml:space="preserve"> any other applicable regulations</w:t>
      </w:r>
      <w:r w:rsidRPr="00554182">
        <w:rPr>
          <w:rFonts w:ascii="Arial" w:hAnsi="Arial" w:cs="Arial"/>
          <w:bCs/>
          <w:sz w:val="28"/>
          <w:szCs w:val="28"/>
          <w:lang w:val="en-US"/>
        </w:rPr>
        <w:t>;</w:t>
      </w:r>
    </w:p>
    <w:p w14:paraId="5022D79B" w14:textId="6B47744E" w:rsidR="004D37CE" w:rsidRPr="00554182" w:rsidRDefault="00D46338" w:rsidP="0002076D">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1</w:t>
      </w:r>
      <w:r w:rsidR="00EF5FC1" w:rsidRPr="00554182">
        <w:rPr>
          <w:rFonts w:ascii="Arial" w:hAnsi="Arial" w:cs="Arial"/>
          <w:sz w:val="28"/>
          <w:szCs w:val="28"/>
          <w:lang w:val="en-US"/>
        </w:rPr>
        <w:t>9</w:t>
      </w:r>
      <w:r w:rsidRPr="00554182">
        <w:rPr>
          <w:rFonts w:ascii="Arial" w:hAnsi="Arial" w:cs="Arial"/>
          <w:sz w:val="28"/>
          <w:szCs w:val="28"/>
          <w:lang w:val="en-US"/>
        </w:rPr>
        <w:t xml:space="preserve">) </w:t>
      </w:r>
      <w:r w:rsidR="00723681" w:rsidRPr="00554182">
        <w:rPr>
          <w:rFonts w:ascii="Arial" w:hAnsi="Arial" w:cs="Arial"/>
          <w:sz w:val="28"/>
          <w:szCs w:val="28"/>
          <w:lang w:val="en-US"/>
        </w:rPr>
        <w:t>“Contributor” means legal and</w:t>
      </w:r>
      <w:r w:rsidR="00560ECD" w:rsidRPr="00554182">
        <w:rPr>
          <w:rFonts w:ascii="Arial" w:hAnsi="Arial" w:cs="Arial"/>
          <w:sz w:val="28"/>
          <w:szCs w:val="28"/>
          <w:lang w:val="en-US"/>
        </w:rPr>
        <w:t>/</w:t>
      </w:r>
      <w:r w:rsidRPr="00554182">
        <w:rPr>
          <w:rFonts w:ascii="Arial" w:hAnsi="Arial" w:cs="Arial"/>
          <w:sz w:val="28"/>
          <w:szCs w:val="28"/>
          <w:lang w:val="en-US"/>
        </w:rPr>
        <w:t xml:space="preserve">or </w:t>
      </w:r>
      <w:r w:rsidR="00723681" w:rsidRPr="00554182">
        <w:rPr>
          <w:rFonts w:ascii="Arial" w:hAnsi="Arial" w:cs="Arial"/>
          <w:sz w:val="28"/>
          <w:szCs w:val="28"/>
          <w:lang w:val="en-US"/>
        </w:rPr>
        <w:t>natural person which contributes to the Foundati</w:t>
      </w:r>
      <w:r w:rsidR="00560ECD" w:rsidRPr="00554182">
        <w:rPr>
          <w:rFonts w:ascii="Arial" w:hAnsi="Arial" w:cs="Arial"/>
          <w:sz w:val="28"/>
          <w:szCs w:val="28"/>
          <w:lang w:val="en-US"/>
        </w:rPr>
        <w:t>on in a form of donations, grants, property and other f</w:t>
      </w:r>
      <w:r w:rsidR="00723681" w:rsidRPr="00554182">
        <w:rPr>
          <w:rFonts w:ascii="Arial" w:hAnsi="Arial" w:cs="Arial"/>
          <w:sz w:val="28"/>
          <w:szCs w:val="28"/>
          <w:lang w:val="en-US"/>
        </w:rPr>
        <w:t>und</w:t>
      </w:r>
      <w:r w:rsidR="0032095E" w:rsidRPr="00554182">
        <w:rPr>
          <w:rFonts w:ascii="Arial" w:hAnsi="Arial" w:cs="Arial"/>
          <w:sz w:val="28"/>
          <w:szCs w:val="28"/>
          <w:lang w:val="en-US"/>
        </w:rPr>
        <w:t>s</w:t>
      </w:r>
      <w:r w:rsidR="00723681" w:rsidRPr="00554182">
        <w:rPr>
          <w:rFonts w:ascii="Arial" w:hAnsi="Arial" w:cs="Arial"/>
          <w:sz w:val="28"/>
          <w:szCs w:val="28"/>
          <w:lang w:val="en-US"/>
        </w:rPr>
        <w:t xml:space="preserve"> that are good, clean, clear funds, are free and clear of any liens and encumbrances</w:t>
      </w:r>
      <w:ins w:id="63" w:author="Проект новой редакции" w:date="2026-10-23T13:45:00Z">
        <w:r w:rsidR="00FD1683">
          <w:rPr>
            <w:rFonts w:ascii="Arial" w:hAnsi="Arial" w:cs="Arial"/>
            <w:sz w:val="28"/>
            <w:szCs w:val="28"/>
            <w:lang w:val="en-US"/>
          </w:rPr>
          <w:t>;</w:t>
        </w:r>
      </w:ins>
      <w:del w:id="64" w:author="Проект новой редакции" w:date="2026-10-23T13:45:00Z">
        <w:r w:rsidR="004D37CE" w:rsidRPr="00554182">
          <w:rPr>
            <w:rFonts w:ascii="Arial" w:hAnsi="Arial" w:cs="Arial"/>
            <w:sz w:val="28"/>
            <w:szCs w:val="28"/>
            <w:lang w:val="en-US"/>
          </w:rPr>
          <w:delText>.</w:delText>
        </w:r>
      </w:del>
    </w:p>
    <w:p w14:paraId="2F45CD7F" w14:textId="77777777" w:rsidR="004D37CE" w:rsidRPr="00554182" w:rsidRDefault="00FD1683" w:rsidP="0002076D">
      <w:pPr>
        <w:spacing w:after="0" w:line="240" w:lineRule="auto"/>
        <w:ind w:firstLine="993"/>
        <w:jc w:val="both"/>
        <w:rPr>
          <w:ins w:id="65" w:author="Проект новой редакции" w:date="2026-10-23T13:45:00Z"/>
          <w:rFonts w:ascii="Arial" w:hAnsi="Arial" w:cs="Arial"/>
          <w:sz w:val="28"/>
          <w:szCs w:val="28"/>
          <w:lang w:val="en-US"/>
        </w:rPr>
      </w:pPr>
      <w:ins w:id="66" w:author="Проект новой редакции" w:date="2026-10-23T13:45:00Z">
        <w:r>
          <w:rPr>
            <w:rFonts w:ascii="Arial" w:hAnsi="Arial" w:cs="Arial"/>
            <w:sz w:val="28"/>
            <w:szCs w:val="28"/>
            <w:lang w:val="en-US"/>
          </w:rPr>
          <w:t>20) “Fixed Assets” means property of the Foundation used in its activities for more than one year and recognised as fixed assets in accordance with the International Financial Reporting Standards.</w:t>
        </w:r>
      </w:ins>
    </w:p>
    <w:p w14:paraId="264DDF1A" w14:textId="77777777" w:rsidR="00924867" w:rsidRPr="00554182" w:rsidRDefault="00924867" w:rsidP="00D46338">
      <w:pPr>
        <w:spacing w:after="0" w:line="240" w:lineRule="auto"/>
        <w:ind w:firstLine="709"/>
        <w:jc w:val="both"/>
        <w:rPr>
          <w:rFonts w:ascii="Arial" w:hAnsi="Arial" w:cs="Arial"/>
          <w:sz w:val="28"/>
          <w:szCs w:val="28"/>
          <w:lang w:val="en-US"/>
        </w:rPr>
      </w:pPr>
    </w:p>
    <w:p w14:paraId="68465287" w14:textId="77777777" w:rsidR="000F38E2" w:rsidRPr="00554182" w:rsidRDefault="000F38E2" w:rsidP="00D46338">
      <w:pPr>
        <w:spacing w:after="0" w:line="240" w:lineRule="auto"/>
        <w:ind w:firstLine="709"/>
        <w:jc w:val="both"/>
        <w:rPr>
          <w:rFonts w:ascii="Arial" w:hAnsi="Arial" w:cs="Arial"/>
          <w:sz w:val="28"/>
          <w:szCs w:val="28"/>
          <w:lang w:val="en-US"/>
        </w:rPr>
      </w:pPr>
    </w:p>
    <w:p w14:paraId="6CD8FEE0" w14:textId="77777777" w:rsidR="000F38E2" w:rsidRPr="00554182" w:rsidRDefault="000F38E2" w:rsidP="00D46338">
      <w:pPr>
        <w:spacing w:after="0" w:line="240" w:lineRule="auto"/>
        <w:ind w:firstLine="709"/>
        <w:jc w:val="both"/>
        <w:rPr>
          <w:rFonts w:ascii="Arial" w:hAnsi="Arial" w:cs="Arial"/>
          <w:sz w:val="28"/>
          <w:szCs w:val="28"/>
          <w:lang w:val="en-US"/>
        </w:rPr>
      </w:pPr>
    </w:p>
    <w:p w14:paraId="1474BFD1" w14:textId="77777777" w:rsidR="00723681" w:rsidRPr="00554182" w:rsidRDefault="00723681" w:rsidP="00780F9A">
      <w:pPr>
        <w:spacing w:after="0" w:line="240" w:lineRule="auto"/>
        <w:ind w:firstLine="708"/>
        <w:jc w:val="both"/>
        <w:rPr>
          <w:rFonts w:ascii="Arial" w:hAnsi="Arial" w:cs="Arial"/>
          <w:bCs/>
          <w:sz w:val="28"/>
          <w:szCs w:val="28"/>
          <w:lang w:val="en-US"/>
        </w:rPr>
      </w:pPr>
      <w:r w:rsidRPr="00554182">
        <w:rPr>
          <w:rFonts w:ascii="Arial" w:hAnsi="Arial" w:cs="Arial"/>
          <w:bCs/>
          <w:sz w:val="28"/>
          <w:szCs w:val="28"/>
          <w:lang w:val="en-US"/>
        </w:rPr>
        <w:t>1.2. In th</w:t>
      </w:r>
      <w:r w:rsidR="00D46338" w:rsidRPr="00554182">
        <w:rPr>
          <w:rFonts w:ascii="Arial" w:hAnsi="Arial" w:cs="Arial"/>
          <w:bCs/>
          <w:sz w:val="28"/>
          <w:szCs w:val="28"/>
          <w:lang w:val="en-US"/>
        </w:rPr>
        <w:t>ese</w:t>
      </w:r>
      <w:r w:rsidRPr="00554182">
        <w:rPr>
          <w:rFonts w:ascii="Arial" w:hAnsi="Arial" w:cs="Arial"/>
          <w:bCs/>
          <w:sz w:val="28"/>
          <w:szCs w:val="28"/>
          <w:lang w:val="en-US"/>
        </w:rPr>
        <w:t xml:space="preserve"> </w:t>
      </w:r>
      <w:r w:rsidR="00D46338" w:rsidRPr="00554182">
        <w:rPr>
          <w:rFonts w:ascii="Arial" w:hAnsi="Arial" w:cs="Arial"/>
          <w:bCs/>
          <w:sz w:val="28"/>
          <w:szCs w:val="28"/>
          <w:lang w:val="en-US"/>
        </w:rPr>
        <w:t>By-laws</w:t>
      </w:r>
      <w:r w:rsidRPr="00554182">
        <w:rPr>
          <w:rFonts w:ascii="Arial" w:hAnsi="Arial" w:cs="Arial"/>
          <w:bCs/>
          <w:sz w:val="28"/>
          <w:szCs w:val="28"/>
          <w:lang w:val="en-US"/>
        </w:rPr>
        <w:t>, unless the contrary intention appears:</w:t>
      </w:r>
    </w:p>
    <w:p w14:paraId="5DEF6075" w14:textId="77777777"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1) terms have the same meanings as they have in the Regulations but exclude any statutory modification thereof not in force when this Charter becomes binding on the Foundation;</w:t>
      </w:r>
    </w:p>
    <w:p w14:paraId="435456CC" w14:textId="77777777"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2) words in the singular shall include the plural and words in the plural include the singular;</w:t>
      </w:r>
    </w:p>
    <w:p w14:paraId="1592B856" w14:textId="3A71E68C"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lastRenderedPageBreak/>
        <w:t>3) words relating to</w:t>
      </w:r>
      <w:r w:rsidR="00924867" w:rsidRPr="00554182">
        <w:rPr>
          <w:rFonts w:ascii="Arial" w:hAnsi="Arial" w:cs="Arial"/>
          <w:bCs/>
          <w:sz w:val="28"/>
          <w:szCs w:val="28"/>
          <w:lang w:val="en-US"/>
        </w:rPr>
        <w:t xml:space="preserve"> legal</w:t>
      </w:r>
      <w:r w:rsidRPr="00554182">
        <w:rPr>
          <w:rFonts w:ascii="Arial" w:hAnsi="Arial" w:cs="Arial"/>
          <w:bCs/>
          <w:sz w:val="28"/>
          <w:szCs w:val="28"/>
          <w:lang w:val="en-US"/>
        </w:rPr>
        <w:t xml:space="preserve"> persons shall include companies, entities, </w:t>
      </w:r>
      <w:r w:rsidR="004D37CE" w:rsidRPr="00554182">
        <w:rPr>
          <w:rFonts w:ascii="Arial" w:hAnsi="Arial" w:cs="Arial"/>
          <w:bCs/>
          <w:sz w:val="28"/>
          <w:szCs w:val="28"/>
          <w:lang w:val="en-US"/>
        </w:rPr>
        <w:t xml:space="preserve">government body, </w:t>
      </w:r>
      <w:r w:rsidRPr="00554182">
        <w:rPr>
          <w:rFonts w:ascii="Arial" w:hAnsi="Arial" w:cs="Arial"/>
          <w:bCs/>
          <w:sz w:val="28"/>
          <w:szCs w:val="28"/>
          <w:lang w:val="en-US"/>
        </w:rPr>
        <w:t>associations or bodies of persons whether incorporated or not;</w:t>
      </w:r>
    </w:p>
    <w:p w14:paraId="38B6881F" w14:textId="5EC7A422" w:rsidR="00723681" w:rsidRPr="00554182" w:rsidRDefault="00723681" w:rsidP="00780F9A">
      <w:pPr>
        <w:spacing w:after="0" w:line="240" w:lineRule="auto"/>
        <w:ind w:firstLine="993"/>
        <w:jc w:val="both"/>
        <w:rPr>
          <w:rFonts w:ascii="Arial" w:hAnsi="Arial" w:cs="Arial"/>
          <w:bCs/>
          <w:sz w:val="28"/>
          <w:szCs w:val="28"/>
          <w:lang w:val="en-US"/>
        </w:rPr>
      </w:pPr>
      <w:r w:rsidRPr="00554182">
        <w:rPr>
          <w:rFonts w:ascii="Arial" w:hAnsi="Arial" w:cs="Arial"/>
          <w:bCs/>
          <w:sz w:val="28"/>
          <w:szCs w:val="28"/>
          <w:lang w:val="en-US"/>
        </w:rPr>
        <w:t>4) the headings herein are for convenience only and shall not affect the construction of th</w:t>
      </w:r>
      <w:r w:rsidR="00F134F4" w:rsidRPr="00554182">
        <w:rPr>
          <w:rFonts w:ascii="Arial" w:hAnsi="Arial" w:cs="Arial"/>
          <w:bCs/>
          <w:sz w:val="28"/>
          <w:szCs w:val="28"/>
          <w:lang w:val="en-US"/>
        </w:rPr>
        <w:t>ese By-Laws</w:t>
      </w:r>
      <w:r w:rsidRPr="00554182">
        <w:rPr>
          <w:rFonts w:ascii="Arial" w:hAnsi="Arial" w:cs="Arial"/>
          <w:bCs/>
          <w:sz w:val="28"/>
          <w:szCs w:val="28"/>
          <w:lang w:val="en-US"/>
        </w:rPr>
        <w:t>.</w:t>
      </w:r>
    </w:p>
    <w:p w14:paraId="4D90CEAC" w14:textId="77777777" w:rsidR="00EF4477" w:rsidRPr="00554182" w:rsidRDefault="00EF4477" w:rsidP="00726F79">
      <w:pPr>
        <w:spacing w:after="0" w:line="240" w:lineRule="auto"/>
        <w:ind w:firstLine="709"/>
        <w:jc w:val="both"/>
        <w:rPr>
          <w:rFonts w:ascii="Arial" w:hAnsi="Arial" w:cs="Arial"/>
          <w:sz w:val="28"/>
          <w:szCs w:val="28"/>
          <w:lang w:val="en-US"/>
        </w:rPr>
      </w:pPr>
    </w:p>
    <w:p w14:paraId="47558C47" w14:textId="2D08A5CC" w:rsidR="00992487" w:rsidRPr="00554182" w:rsidRDefault="00992487"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2.</w:t>
      </w:r>
      <w:r w:rsidRPr="00554182">
        <w:rPr>
          <w:rFonts w:ascii="Arial" w:hAnsi="Arial" w:cs="Arial"/>
          <w:b/>
          <w:sz w:val="28"/>
          <w:szCs w:val="28"/>
          <w:lang w:val="en-US"/>
        </w:rPr>
        <w:tab/>
        <w:t>THE FOUNDER</w:t>
      </w:r>
    </w:p>
    <w:p w14:paraId="571C05F0" w14:textId="77777777" w:rsidR="00780F9A" w:rsidRPr="00554182" w:rsidRDefault="00780F9A" w:rsidP="00726F79">
      <w:pPr>
        <w:spacing w:after="0" w:line="240" w:lineRule="auto"/>
        <w:ind w:firstLine="709"/>
        <w:jc w:val="both"/>
        <w:rPr>
          <w:rFonts w:ascii="Arial" w:hAnsi="Arial" w:cs="Arial"/>
          <w:b/>
          <w:sz w:val="28"/>
          <w:szCs w:val="28"/>
          <w:lang w:val="en-US"/>
        </w:rPr>
      </w:pPr>
    </w:p>
    <w:p w14:paraId="37F359EF" w14:textId="243B3F90" w:rsidR="0061751C" w:rsidRPr="00554182" w:rsidRDefault="00E825DE"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2.1.</w:t>
      </w:r>
      <w:r w:rsidR="00373ACF" w:rsidRPr="00554182">
        <w:rPr>
          <w:rFonts w:ascii="Arial" w:hAnsi="Arial" w:cs="Arial"/>
          <w:sz w:val="28"/>
          <w:szCs w:val="28"/>
          <w:lang w:val="en-US"/>
        </w:rPr>
        <w:t xml:space="preserve"> </w:t>
      </w:r>
      <w:r w:rsidR="00F134F4" w:rsidRPr="00554182">
        <w:rPr>
          <w:rFonts w:ascii="Arial" w:hAnsi="Arial" w:cs="Arial"/>
          <w:sz w:val="28"/>
          <w:szCs w:val="28"/>
          <w:lang w:val="en-US"/>
        </w:rPr>
        <w:t xml:space="preserve">The </w:t>
      </w:r>
      <w:r w:rsidR="0061751C" w:rsidRPr="00554182">
        <w:rPr>
          <w:rFonts w:ascii="Arial" w:hAnsi="Arial" w:cs="Arial"/>
          <w:sz w:val="28"/>
          <w:szCs w:val="28"/>
          <w:lang w:val="en-US"/>
        </w:rPr>
        <w:t xml:space="preserve">Founder is a legal person </w:t>
      </w:r>
      <w:r w:rsidR="00EF4477" w:rsidRPr="00554182">
        <w:rPr>
          <w:rFonts w:ascii="Arial" w:hAnsi="Arial" w:cs="Arial"/>
          <w:sz w:val="28"/>
          <w:szCs w:val="28"/>
          <w:lang w:val="en-US"/>
        </w:rPr>
        <w:t>that</w:t>
      </w:r>
      <w:r w:rsidR="0061751C" w:rsidRPr="00554182">
        <w:rPr>
          <w:rFonts w:ascii="Arial" w:hAnsi="Arial" w:cs="Arial"/>
          <w:sz w:val="28"/>
          <w:szCs w:val="28"/>
          <w:lang w:val="en-US"/>
        </w:rPr>
        <w:t xml:space="preserve"> established the Foundation and reserves the following </w:t>
      </w:r>
      <w:r w:rsidR="00EF4477" w:rsidRPr="00554182">
        <w:rPr>
          <w:rFonts w:ascii="Arial" w:hAnsi="Arial" w:cs="Arial"/>
          <w:sz w:val="28"/>
          <w:szCs w:val="28"/>
          <w:lang w:val="en-US"/>
        </w:rPr>
        <w:t>powers:</w:t>
      </w:r>
    </w:p>
    <w:p w14:paraId="0DCDED02" w14:textId="48B04D60" w:rsidR="00EF4477" w:rsidRPr="00554182" w:rsidRDefault="00E825DE"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a) </w:t>
      </w:r>
      <w:r w:rsidR="00F06CA0" w:rsidRPr="00554182">
        <w:rPr>
          <w:rFonts w:ascii="Arial" w:hAnsi="Arial" w:cs="Arial"/>
          <w:sz w:val="28"/>
          <w:szCs w:val="28"/>
          <w:lang w:val="en-US"/>
        </w:rPr>
        <w:t>Power to appoint</w:t>
      </w:r>
      <w:r w:rsidR="00E2343D" w:rsidRPr="00554182">
        <w:rPr>
          <w:rFonts w:ascii="Arial" w:hAnsi="Arial" w:cs="Arial"/>
          <w:sz w:val="28"/>
          <w:szCs w:val="28"/>
          <w:lang w:val="en-US"/>
        </w:rPr>
        <w:t>, re-appoint</w:t>
      </w:r>
      <w:r w:rsidR="00F06CA0" w:rsidRPr="00554182">
        <w:rPr>
          <w:rFonts w:ascii="Arial" w:hAnsi="Arial" w:cs="Arial"/>
          <w:sz w:val="28"/>
          <w:szCs w:val="28"/>
          <w:lang w:val="en-US"/>
        </w:rPr>
        <w:t xml:space="preserve"> the Supreme Guardian</w:t>
      </w:r>
      <w:ins w:id="67" w:author="Проект новой редакции" w:date="2026-10-23T13:45:00Z">
        <w:r w:rsidR="00FD1683">
          <w:rPr>
            <w:rFonts w:ascii="Arial" w:hAnsi="Arial" w:cs="Arial"/>
            <w:sz w:val="28"/>
            <w:szCs w:val="28"/>
            <w:lang w:val="en-US"/>
          </w:rPr>
          <w:t xml:space="preserve">; Guardians </w:t>
        </w:r>
      </w:ins>
      <w:del w:id="68" w:author="Проект новой редакции" w:date="2026-10-23T13:45:00Z">
        <w:r w:rsidR="00F06CA0" w:rsidRPr="00554182">
          <w:rPr>
            <w:rFonts w:ascii="Arial" w:hAnsi="Arial" w:cs="Arial"/>
            <w:sz w:val="28"/>
            <w:szCs w:val="28"/>
            <w:lang w:val="en-US"/>
          </w:rPr>
          <w:delText xml:space="preserve"> and Guardian </w:delText>
        </w:r>
      </w:del>
      <w:r w:rsidR="00F06CA0" w:rsidRPr="00554182">
        <w:rPr>
          <w:rFonts w:ascii="Arial" w:hAnsi="Arial" w:cs="Arial"/>
          <w:sz w:val="28"/>
          <w:szCs w:val="28"/>
          <w:lang w:val="en-US"/>
        </w:rPr>
        <w:t>of the Guardian Council</w:t>
      </w:r>
      <w:ins w:id="69" w:author="Проект новой редакции" w:date="2026-10-23T13:45:00Z">
        <w:r w:rsidR="00FD1683">
          <w:rPr>
            <w:rFonts w:ascii="Arial" w:hAnsi="Arial" w:cs="Arial"/>
            <w:sz w:val="28"/>
            <w:szCs w:val="28"/>
            <w:lang w:val="en-US"/>
          </w:rPr>
          <w:t xml:space="preserve"> are appointed by the Supreme Guardian</w:t>
        </w:r>
      </w:ins>
      <w:r w:rsidR="00F06CA0" w:rsidRPr="00554182">
        <w:rPr>
          <w:rFonts w:ascii="Arial" w:hAnsi="Arial" w:cs="Arial"/>
          <w:sz w:val="28"/>
          <w:szCs w:val="28"/>
          <w:lang w:val="en-US"/>
        </w:rPr>
        <w:t>;</w:t>
      </w:r>
    </w:p>
    <w:p w14:paraId="300A2EA2" w14:textId="2E952921" w:rsidR="00E825DE" w:rsidRPr="00554182" w:rsidRDefault="00E825DE"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b) Power to remove the Supreme Guardian </w:t>
      </w:r>
      <w:ins w:id="70" w:author="Проект новой редакции" w:date="2026-10-23T13:45:00Z">
        <w:r w:rsidR="00FD1683">
          <w:rPr>
            <w:rFonts w:ascii="Arial" w:hAnsi="Arial" w:cs="Arial"/>
            <w:sz w:val="28"/>
            <w:szCs w:val="28"/>
            <w:lang w:val="en-US"/>
          </w:rPr>
          <w:t>with simultaneous appointment of a new Supreme</w:t>
        </w:r>
      </w:ins>
      <w:del w:id="71" w:author="Проект новой редакции" w:date="2026-10-23T13:45:00Z">
        <w:r w:rsidRPr="00554182">
          <w:rPr>
            <w:rFonts w:ascii="Arial" w:hAnsi="Arial" w:cs="Arial"/>
            <w:sz w:val="28"/>
            <w:szCs w:val="28"/>
            <w:lang w:val="en-US"/>
          </w:rPr>
          <w:delText>and</w:delText>
        </w:r>
      </w:del>
      <w:r w:rsidRPr="00554182">
        <w:rPr>
          <w:rFonts w:ascii="Arial" w:hAnsi="Arial" w:cs="Arial"/>
          <w:sz w:val="28"/>
          <w:szCs w:val="28"/>
          <w:lang w:val="en-US"/>
        </w:rPr>
        <w:t xml:space="preserve"> Guardian</w:t>
      </w:r>
      <w:del w:id="72" w:author="Проект новой редакции" w:date="2026-10-23T13:45:00Z">
        <w:r w:rsidRPr="00554182">
          <w:rPr>
            <w:rFonts w:ascii="Arial" w:hAnsi="Arial" w:cs="Arial"/>
            <w:sz w:val="28"/>
            <w:szCs w:val="28"/>
            <w:lang w:val="en-US"/>
          </w:rPr>
          <w:delText xml:space="preserve"> of the Guardian Council in</w:delText>
        </w:r>
        <w:r w:rsidR="00F31DD2" w:rsidRPr="00554182">
          <w:rPr>
            <w:rFonts w:ascii="Arial" w:hAnsi="Arial" w:cs="Arial"/>
            <w:sz w:val="28"/>
            <w:szCs w:val="28"/>
            <w:lang w:val="en-US"/>
          </w:rPr>
          <w:delText xml:space="preserve"> </w:delText>
        </w:r>
        <w:r w:rsidR="007C3F29" w:rsidRPr="00554182">
          <w:rPr>
            <w:rFonts w:ascii="Arial" w:hAnsi="Arial" w:cs="Arial"/>
            <w:sz w:val="28"/>
            <w:szCs w:val="28"/>
            <w:lang w:val="en-US"/>
          </w:rPr>
          <w:delText xml:space="preserve">case of </w:delText>
        </w:r>
        <w:r w:rsidR="00DE787A" w:rsidRPr="00554182">
          <w:rPr>
            <w:rFonts w:ascii="Arial" w:hAnsi="Arial" w:cs="Arial"/>
            <w:sz w:val="28"/>
            <w:szCs w:val="28"/>
            <w:lang w:val="en-US"/>
          </w:rPr>
          <w:delText>fundamental breach</w:delText>
        </w:r>
        <w:r w:rsidR="0032095E" w:rsidRPr="00554182">
          <w:rPr>
            <w:rFonts w:ascii="Arial" w:hAnsi="Arial" w:cs="Arial"/>
            <w:sz w:val="28"/>
            <w:szCs w:val="28"/>
            <w:lang w:val="en-US"/>
          </w:rPr>
          <w:delText xml:space="preserve"> of</w:delText>
        </w:r>
        <w:r w:rsidR="00DE787A" w:rsidRPr="00554182">
          <w:rPr>
            <w:rFonts w:ascii="Arial" w:hAnsi="Arial" w:cs="Arial"/>
            <w:sz w:val="28"/>
            <w:szCs w:val="28"/>
            <w:lang w:val="en-US"/>
          </w:rPr>
          <w:delText xml:space="preserve"> Chapter 3 </w:delText>
        </w:r>
        <w:r w:rsidR="0032095E" w:rsidRPr="00554182">
          <w:rPr>
            <w:rFonts w:ascii="Arial" w:hAnsi="Arial" w:cs="Arial"/>
            <w:sz w:val="28"/>
            <w:szCs w:val="28"/>
            <w:lang w:val="en-US"/>
          </w:rPr>
          <w:delText xml:space="preserve">of </w:delText>
        </w:r>
        <w:r w:rsidR="00F31DD2" w:rsidRPr="00554182">
          <w:rPr>
            <w:rFonts w:ascii="Arial" w:hAnsi="Arial" w:cs="Arial"/>
            <w:sz w:val="28"/>
            <w:szCs w:val="28"/>
            <w:lang w:val="en-US"/>
          </w:rPr>
          <w:delText>th</w:delText>
        </w:r>
        <w:r w:rsidR="00DE787A" w:rsidRPr="00554182">
          <w:rPr>
            <w:rFonts w:ascii="Arial" w:hAnsi="Arial" w:cs="Arial"/>
            <w:sz w:val="28"/>
            <w:szCs w:val="28"/>
            <w:lang w:val="en-US"/>
          </w:rPr>
          <w:delText>ese</w:delText>
        </w:r>
        <w:r w:rsidR="00F31DD2" w:rsidRPr="00554182">
          <w:rPr>
            <w:rFonts w:ascii="Arial" w:hAnsi="Arial" w:cs="Arial"/>
            <w:sz w:val="28"/>
            <w:szCs w:val="28"/>
            <w:lang w:val="en-US"/>
          </w:rPr>
          <w:delText xml:space="preserve"> By-l</w:delText>
        </w:r>
        <w:r w:rsidRPr="00554182">
          <w:rPr>
            <w:rFonts w:ascii="Arial" w:hAnsi="Arial" w:cs="Arial"/>
            <w:sz w:val="28"/>
            <w:szCs w:val="28"/>
            <w:lang w:val="en-US"/>
          </w:rPr>
          <w:delText>aws</w:delText>
        </w:r>
      </w:del>
      <w:r w:rsidRPr="00554182">
        <w:rPr>
          <w:rFonts w:ascii="Arial" w:hAnsi="Arial" w:cs="Arial"/>
          <w:sz w:val="28"/>
          <w:szCs w:val="28"/>
          <w:lang w:val="en-US"/>
        </w:rPr>
        <w:t>;</w:t>
      </w:r>
    </w:p>
    <w:p w14:paraId="11ABCC94" w14:textId="0A5EFD2E" w:rsidR="00F06CA0" w:rsidRPr="00554182" w:rsidRDefault="00E825DE"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c) </w:t>
      </w:r>
      <w:r w:rsidR="00F06CA0" w:rsidRPr="00554182">
        <w:rPr>
          <w:rFonts w:ascii="Arial" w:hAnsi="Arial" w:cs="Arial"/>
          <w:sz w:val="28"/>
          <w:szCs w:val="28"/>
          <w:lang w:val="en-US"/>
        </w:rPr>
        <w:t xml:space="preserve">Power </w:t>
      </w:r>
      <w:r w:rsidR="00783A58" w:rsidRPr="00554182">
        <w:rPr>
          <w:rFonts w:ascii="Arial" w:hAnsi="Arial" w:cs="Arial"/>
          <w:sz w:val="28"/>
          <w:szCs w:val="28"/>
          <w:lang w:val="en-US"/>
        </w:rPr>
        <w:t>to amend</w:t>
      </w:r>
      <w:r w:rsidR="00F06CA0" w:rsidRPr="00554182">
        <w:rPr>
          <w:rFonts w:ascii="Arial" w:hAnsi="Arial" w:cs="Arial"/>
          <w:sz w:val="28"/>
          <w:szCs w:val="28"/>
          <w:lang w:val="en-US"/>
        </w:rPr>
        <w:t xml:space="preserve"> the terms of the Charter or By-laws, or both of them, in whole or in part after the consultation and written consent of the </w:t>
      </w:r>
      <w:r w:rsidR="00560ECD" w:rsidRPr="00554182">
        <w:rPr>
          <w:rFonts w:ascii="Arial" w:hAnsi="Arial" w:cs="Arial"/>
          <w:sz w:val="28"/>
          <w:szCs w:val="28"/>
          <w:lang w:val="en-US"/>
        </w:rPr>
        <w:t>Supreme Guardian and/</w:t>
      </w:r>
      <w:r w:rsidR="00CC5323" w:rsidRPr="00554182">
        <w:rPr>
          <w:rFonts w:ascii="Arial" w:hAnsi="Arial" w:cs="Arial"/>
          <w:sz w:val="28"/>
          <w:szCs w:val="28"/>
          <w:lang w:val="en-US"/>
        </w:rPr>
        <w:t xml:space="preserve">or </w:t>
      </w:r>
      <w:r w:rsidR="00F06CA0" w:rsidRPr="00554182">
        <w:rPr>
          <w:rFonts w:ascii="Arial" w:hAnsi="Arial" w:cs="Arial"/>
          <w:sz w:val="28"/>
          <w:szCs w:val="28"/>
          <w:lang w:val="en-US"/>
        </w:rPr>
        <w:t>Guardian Council;</w:t>
      </w:r>
    </w:p>
    <w:p w14:paraId="06D4076F" w14:textId="753D889A" w:rsidR="00F06CA0" w:rsidRPr="00554182" w:rsidRDefault="00E825DE" w:rsidP="00780F9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d) </w:t>
      </w:r>
      <w:r w:rsidR="00F06CA0" w:rsidRPr="00554182">
        <w:rPr>
          <w:rFonts w:ascii="Arial" w:hAnsi="Arial" w:cs="Arial"/>
          <w:sz w:val="28"/>
          <w:szCs w:val="28"/>
          <w:lang w:val="en-US"/>
        </w:rPr>
        <w:t>Power to terminate (dissolve) the Foundation on the basis of reached objects of the Foundation or on the basis of Guardian Council</w:t>
      </w:r>
      <w:r w:rsidR="00783A58" w:rsidRPr="00554182">
        <w:rPr>
          <w:rFonts w:ascii="Arial" w:hAnsi="Arial" w:cs="Arial"/>
          <w:sz w:val="28"/>
          <w:szCs w:val="28"/>
          <w:lang w:val="en-US"/>
        </w:rPr>
        <w:t>’s</w:t>
      </w:r>
      <w:r w:rsidR="00F06CA0" w:rsidRPr="00554182">
        <w:rPr>
          <w:rFonts w:ascii="Arial" w:hAnsi="Arial" w:cs="Arial"/>
          <w:sz w:val="28"/>
          <w:szCs w:val="28"/>
          <w:lang w:val="en-US"/>
        </w:rPr>
        <w:t xml:space="preserve"> written proposal;</w:t>
      </w:r>
    </w:p>
    <w:p w14:paraId="0F2DF39C" w14:textId="77777777" w:rsidR="00BD44A7" w:rsidRPr="00554182" w:rsidRDefault="00BD44A7" w:rsidP="00726F79">
      <w:pPr>
        <w:spacing w:after="0" w:line="240" w:lineRule="auto"/>
        <w:ind w:firstLine="709"/>
        <w:jc w:val="both"/>
        <w:rPr>
          <w:rFonts w:ascii="Arial" w:hAnsi="Arial" w:cs="Arial"/>
          <w:sz w:val="28"/>
          <w:szCs w:val="28"/>
          <w:lang w:val="kk-KZ"/>
        </w:rPr>
      </w:pPr>
    </w:p>
    <w:p w14:paraId="70E769AE" w14:textId="080FCE48" w:rsidR="00AE1544" w:rsidRPr="00554182" w:rsidRDefault="00AE1544"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2.2. In the event of Founder’s dissolution powers of the Founder </w:t>
      </w:r>
      <w:r w:rsidR="00954422" w:rsidRPr="00554182">
        <w:rPr>
          <w:rFonts w:ascii="Arial" w:hAnsi="Arial" w:cs="Arial"/>
          <w:sz w:val="28"/>
          <w:szCs w:val="28"/>
          <w:lang w:val="en-US"/>
        </w:rPr>
        <w:t>under section 2.1. of the Foundation</w:t>
      </w:r>
      <w:r w:rsidR="00D66DAE" w:rsidRPr="00554182">
        <w:rPr>
          <w:rFonts w:ascii="Arial" w:hAnsi="Arial" w:cs="Arial"/>
          <w:sz w:val="28"/>
          <w:szCs w:val="28"/>
          <w:lang w:val="en-US"/>
        </w:rPr>
        <w:t>’s</w:t>
      </w:r>
      <w:r w:rsidR="00954422" w:rsidRPr="00554182">
        <w:rPr>
          <w:rFonts w:ascii="Arial" w:hAnsi="Arial" w:cs="Arial"/>
          <w:sz w:val="28"/>
          <w:szCs w:val="28"/>
          <w:lang w:val="en-US"/>
        </w:rPr>
        <w:t xml:space="preserve"> By-laws</w:t>
      </w:r>
      <w:r w:rsidRPr="00554182">
        <w:rPr>
          <w:rFonts w:ascii="Arial" w:hAnsi="Arial" w:cs="Arial"/>
          <w:sz w:val="28"/>
          <w:szCs w:val="28"/>
          <w:lang w:val="en-US"/>
        </w:rPr>
        <w:t xml:space="preserve"> shall be </w:t>
      </w:r>
      <w:r w:rsidR="00F134F4" w:rsidRPr="00554182">
        <w:rPr>
          <w:rFonts w:ascii="Arial" w:hAnsi="Arial" w:cs="Arial"/>
          <w:sz w:val="28"/>
          <w:szCs w:val="28"/>
          <w:lang w:val="en-US"/>
        </w:rPr>
        <w:t>transferred</w:t>
      </w:r>
      <w:r w:rsidRPr="00554182">
        <w:rPr>
          <w:rFonts w:ascii="Arial" w:hAnsi="Arial" w:cs="Arial"/>
          <w:sz w:val="28"/>
          <w:szCs w:val="28"/>
          <w:lang w:val="en-US"/>
        </w:rPr>
        <w:t xml:space="preserve"> to the successor, </w:t>
      </w:r>
      <w:r w:rsidR="00954422" w:rsidRPr="00554182">
        <w:rPr>
          <w:rFonts w:ascii="Arial" w:hAnsi="Arial" w:cs="Arial"/>
          <w:sz w:val="28"/>
          <w:szCs w:val="28"/>
          <w:lang w:val="en-US"/>
        </w:rPr>
        <w:t>and if there</w:t>
      </w:r>
      <w:r w:rsidR="0032095E" w:rsidRPr="00554182">
        <w:rPr>
          <w:rFonts w:ascii="Arial" w:hAnsi="Arial" w:cs="Arial"/>
          <w:sz w:val="28"/>
          <w:szCs w:val="28"/>
          <w:lang w:val="en-US"/>
        </w:rPr>
        <w:t xml:space="preserve"> is</w:t>
      </w:r>
      <w:r w:rsidR="00954422" w:rsidRPr="00554182">
        <w:rPr>
          <w:rFonts w:ascii="Arial" w:hAnsi="Arial" w:cs="Arial"/>
          <w:sz w:val="28"/>
          <w:szCs w:val="28"/>
          <w:lang w:val="en-US"/>
        </w:rPr>
        <w:t xml:space="preserve"> no successor, a Management </w:t>
      </w:r>
      <w:r w:rsidR="007831DB" w:rsidRPr="00554182">
        <w:rPr>
          <w:rFonts w:ascii="Arial" w:hAnsi="Arial" w:cs="Arial"/>
          <w:sz w:val="28"/>
          <w:szCs w:val="28"/>
          <w:lang w:val="en-US"/>
        </w:rPr>
        <w:t xml:space="preserve">Council </w:t>
      </w:r>
      <w:r w:rsidR="00954422" w:rsidRPr="00554182">
        <w:rPr>
          <w:rFonts w:ascii="Arial" w:hAnsi="Arial" w:cs="Arial"/>
          <w:sz w:val="28"/>
          <w:szCs w:val="28"/>
          <w:lang w:val="en-US"/>
        </w:rPr>
        <w:t xml:space="preserve">shall make application to the </w:t>
      </w:r>
      <w:r w:rsidR="00DE5CBD" w:rsidRPr="00554182">
        <w:rPr>
          <w:rFonts w:ascii="Arial" w:hAnsi="Arial" w:cs="Arial"/>
          <w:sz w:val="28"/>
          <w:szCs w:val="28"/>
          <w:lang w:val="en-US"/>
        </w:rPr>
        <w:t xml:space="preserve">Court for the appointment of a candidate </w:t>
      </w:r>
      <w:r w:rsidR="00954422" w:rsidRPr="00554182">
        <w:rPr>
          <w:rFonts w:ascii="Arial" w:hAnsi="Arial" w:cs="Arial"/>
          <w:sz w:val="28"/>
          <w:szCs w:val="28"/>
          <w:lang w:val="en-US"/>
        </w:rPr>
        <w:t xml:space="preserve">to be Supreme Guardian or Guardian and the Court shall dully appoint a consenting </w:t>
      </w:r>
      <w:r w:rsidR="00DE5CBD" w:rsidRPr="00554182">
        <w:rPr>
          <w:rFonts w:ascii="Arial" w:hAnsi="Arial" w:cs="Arial"/>
          <w:sz w:val="28"/>
          <w:szCs w:val="28"/>
          <w:lang w:val="en-US"/>
        </w:rPr>
        <w:t>candidate</w:t>
      </w:r>
      <w:r w:rsidR="00954422" w:rsidRPr="00554182">
        <w:rPr>
          <w:rFonts w:ascii="Arial" w:hAnsi="Arial" w:cs="Arial"/>
          <w:sz w:val="28"/>
          <w:szCs w:val="28"/>
          <w:lang w:val="en-US"/>
        </w:rPr>
        <w:t xml:space="preserve"> to act as such.</w:t>
      </w:r>
    </w:p>
    <w:p w14:paraId="320E7AC1" w14:textId="77777777" w:rsidR="00BD44A7" w:rsidRPr="00554182" w:rsidRDefault="00BD44A7" w:rsidP="00C752B1">
      <w:pPr>
        <w:spacing w:after="0" w:line="240" w:lineRule="auto"/>
        <w:jc w:val="both"/>
        <w:rPr>
          <w:rFonts w:ascii="Arial" w:hAnsi="Arial" w:cs="Arial"/>
          <w:sz w:val="28"/>
          <w:szCs w:val="28"/>
          <w:lang w:val="en-US"/>
        </w:rPr>
      </w:pPr>
    </w:p>
    <w:p w14:paraId="7088182D" w14:textId="77777777" w:rsidR="00992487" w:rsidRPr="00554182" w:rsidRDefault="00992487"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3. THE GUARDIAN</w:t>
      </w:r>
      <w:r w:rsidR="00783A58" w:rsidRPr="00554182">
        <w:rPr>
          <w:rFonts w:ascii="Arial" w:hAnsi="Arial" w:cs="Arial"/>
          <w:b/>
          <w:sz w:val="28"/>
          <w:szCs w:val="28"/>
          <w:lang w:val="en-US"/>
        </w:rPr>
        <w:t xml:space="preserve"> COUNCIL</w:t>
      </w:r>
    </w:p>
    <w:p w14:paraId="67B87465" w14:textId="77777777" w:rsidR="00780F9A" w:rsidRPr="00554182" w:rsidRDefault="00780F9A" w:rsidP="00780F9A">
      <w:pPr>
        <w:spacing w:after="0" w:line="240" w:lineRule="auto"/>
        <w:jc w:val="both"/>
        <w:rPr>
          <w:rFonts w:ascii="Arial" w:hAnsi="Arial" w:cs="Arial"/>
          <w:b/>
          <w:sz w:val="28"/>
          <w:szCs w:val="28"/>
          <w:lang w:val="en-US"/>
        </w:rPr>
      </w:pPr>
    </w:p>
    <w:p w14:paraId="30145CED" w14:textId="07372B25" w:rsidR="00783A58" w:rsidRPr="00554182" w:rsidRDefault="00305CF9"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3.1. </w:t>
      </w:r>
      <w:r w:rsidR="0032095E" w:rsidRPr="00554182">
        <w:rPr>
          <w:rFonts w:ascii="Arial" w:hAnsi="Arial" w:cs="Arial"/>
          <w:sz w:val="28"/>
          <w:szCs w:val="28"/>
          <w:lang w:val="en-US"/>
        </w:rPr>
        <w:t>T</w:t>
      </w:r>
      <w:r w:rsidR="00C752B1" w:rsidRPr="00554182">
        <w:rPr>
          <w:rFonts w:ascii="Arial" w:hAnsi="Arial" w:cs="Arial"/>
          <w:sz w:val="28"/>
          <w:szCs w:val="28"/>
          <w:lang w:val="en-US"/>
        </w:rPr>
        <w:t xml:space="preserve">he </w:t>
      </w:r>
      <w:r w:rsidR="00E745E5">
        <w:rPr>
          <w:rFonts w:ascii="Arial" w:hAnsi="Arial" w:cs="Arial"/>
          <w:sz w:val="28"/>
          <w:szCs w:val="28"/>
          <w:lang w:val="en-US"/>
        </w:rPr>
        <w:t xml:space="preserve">Guardian Council is </w:t>
      </w:r>
      <w:ins w:id="73" w:author="Проект новой редакции" w:date="2026-10-23T13:45:00Z">
        <w:r w:rsidR="00FD1683">
          <w:rPr>
            <w:rFonts w:ascii="Arial" w:hAnsi="Arial" w:cs="Arial"/>
            <w:sz w:val="28"/>
            <w:szCs w:val="28"/>
            <w:lang w:val="en-US"/>
          </w:rPr>
          <w:t>the</w:t>
        </w:r>
      </w:ins>
      <w:del w:id="74" w:author="Проект новой редакции" w:date="2026-10-23T13:45:00Z">
        <w:r w:rsidR="00E745E5">
          <w:rPr>
            <w:rFonts w:ascii="Arial" w:hAnsi="Arial" w:cs="Arial"/>
            <w:sz w:val="28"/>
            <w:szCs w:val="28"/>
            <w:lang w:val="en-US"/>
          </w:rPr>
          <w:delText>a</w:delText>
        </w:r>
      </w:del>
      <w:r w:rsidR="00E745E5">
        <w:rPr>
          <w:rFonts w:ascii="Arial" w:hAnsi="Arial" w:cs="Arial"/>
          <w:sz w:val="28"/>
          <w:szCs w:val="28"/>
          <w:lang w:val="en-US"/>
        </w:rPr>
        <w:t xml:space="preserve"> highest governance body of the Foundation and </w:t>
      </w:r>
      <w:ins w:id="75" w:author="Проект новой редакции" w:date="2026-10-23T13:45:00Z">
        <w:r w:rsidR="00FD1683">
          <w:rPr>
            <w:rFonts w:ascii="Arial" w:hAnsi="Arial" w:cs="Arial"/>
            <w:sz w:val="28"/>
            <w:szCs w:val="28"/>
            <w:lang w:val="en-US"/>
          </w:rPr>
          <w:t>is headed</w:t>
        </w:r>
      </w:ins>
      <w:del w:id="76" w:author="Проект новой редакции" w:date="2026-10-23T13:45:00Z">
        <w:r w:rsidRPr="00554182">
          <w:rPr>
            <w:rFonts w:ascii="Arial" w:hAnsi="Arial" w:cs="Arial"/>
            <w:sz w:val="28"/>
            <w:szCs w:val="28"/>
            <w:lang w:val="en-US"/>
          </w:rPr>
          <w:delText>as indi</w:delText>
        </w:r>
        <w:r w:rsidR="00E745E5">
          <w:rPr>
            <w:rFonts w:ascii="Arial" w:hAnsi="Arial" w:cs="Arial"/>
            <w:sz w:val="28"/>
            <w:szCs w:val="28"/>
            <w:lang w:val="en-US"/>
          </w:rPr>
          <w:delText>vidually</w:delText>
        </w:r>
      </w:del>
      <w:r w:rsidR="00E745E5">
        <w:rPr>
          <w:rFonts w:ascii="Arial" w:hAnsi="Arial" w:cs="Arial"/>
          <w:sz w:val="28"/>
          <w:szCs w:val="28"/>
          <w:lang w:val="en-US"/>
        </w:rPr>
        <w:t xml:space="preserve"> by </w:t>
      </w:r>
      <w:ins w:id="77" w:author="Проект новой редакции" w:date="2026-10-23T13:45:00Z">
        <w:r w:rsidR="00FD1683">
          <w:rPr>
            <w:rFonts w:ascii="Arial" w:hAnsi="Arial" w:cs="Arial"/>
            <w:sz w:val="28"/>
            <w:szCs w:val="28"/>
            <w:lang w:val="en-US"/>
          </w:rPr>
          <w:t xml:space="preserve">the </w:t>
        </w:r>
      </w:ins>
      <w:r w:rsidR="00E745E5">
        <w:rPr>
          <w:rFonts w:ascii="Arial" w:hAnsi="Arial" w:cs="Arial"/>
          <w:sz w:val="28"/>
          <w:szCs w:val="28"/>
          <w:lang w:val="en-US"/>
        </w:rPr>
        <w:t>Supreme Guardian</w:t>
      </w:r>
      <w:ins w:id="78" w:author="Проект новой редакции" w:date="2026-10-23T13:45:00Z">
        <w:r w:rsidR="00FD1683">
          <w:rPr>
            <w:rFonts w:ascii="Arial" w:hAnsi="Arial" w:cs="Arial"/>
            <w:sz w:val="28"/>
            <w:szCs w:val="28"/>
            <w:lang w:val="en-US"/>
          </w:rPr>
          <w:t>. In the absence of Guardians, the powers of the Guardian Council are exercised</w:t>
        </w:r>
      </w:ins>
      <w:del w:id="79" w:author="Проект новой редакции" w:date="2026-10-23T13:45:00Z">
        <w:r w:rsidR="00E745E5">
          <w:rPr>
            <w:rFonts w:ascii="Arial" w:hAnsi="Arial" w:cs="Arial"/>
            <w:sz w:val="28"/>
            <w:szCs w:val="28"/>
            <w:lang w:val="en-US"/>
          </w:rPr>
          <w:delText xml:space="preserve"> or/</w:delText>
        </w:r>
        <w:r w:rsidRPr="00554182">
          <w:rPr>
            <w:rFonts w:ascii="Arial" w:hAnsi="Arial" w:cs="Arial"/>
            <w:sz w:val="28"/>
            <w:szCs w:val="28"/>
            <w:lang w:val="en-US"/>
          </w:rPr>
          <w:delText>as collectively</w:delText>
        </w:r>
      </w:del>
      <w:r w:rsidRPr="00554182">
        <w:rPr>
          <w:rFonts w:ascii="Arial" w:hAnsi="Arial" w:cs="Arial"/>
          <w:sz w:val="28"/>
          <w:szCs w:val="28"/>
          <w:lang w:val="en-US"/>
        </w:rPr>
        <w:t xml:space="preserve"> by</w:t>
      </w:r>
      <w:ins w:id="80" w:author="Проект новой редакции" w:date="2026-10-23T13:45:00Z">
        <w:r w:rsidR="00FD1683">
          <w:rPr>
            <w:rFonts w:ascii="Arial" w:hAnsi="Arial" w:cs="Arial"/>
            <w:sz w:val="28"/>
            <w:szCs w:val="28"/>
            <w:lang w:val="en-US"/>
          </w:rPr>
          <w:t xml:space="preserve"> the Supreme Guardian individually. The</w:t>
        </w:r>
      </w:ins>
      <w:r w:rsidRPr="00554182">
        <w:rPr>
          <w:rFonts w:ascii="Arial" w:hAnsi="Arial" w:cs="Arial"/>
          <w:sz w:val="28"/>
          <w:szCs w:val="28"/>
          <w:lang w:val="en-US"/>
        </w:rPr>
        <w:t xml:space="preserve"> Guardian </w:t>
      </w:r>
      <w:r w:rsidR="00DE5CBD" w:rsidRPr="00554182">
        <w:rPr>
          <w:rFonts w:ascii="Arial" w:hAnsi="Arial" w:cs="Arial"/>
          <w:sz w:val="28"/>
          <w:szCs w:val="28"/>
          <w:lang w:val="en-US"/>
        </w:rPr>
        <w:t xml:space="preserve">Council </w:t>
      </w:r>
      <w:r w:rsidR="00783A58" w:rsidRPr="00554182">
        <w:rPr>
          <w:rFonts w:ascii="Arial" w:hAnsi="Arial" w:cs="Arial"/>
          <w:sz w:val="28"/>
          <w:szCs w:val="28"/>
          <w:lang w:val="en-US"/>
        </w:rPr>
        <w:t xml:space="preserve">supervises </w:t>
      </w:r>
      <w:r w:rsidR="00DC23CF" w:rsidRPr="00554182">
        <w:rPr>
          <w:rFonts w:ascii="Arial" w:hAnsi="Arial" w:cs="Arial"/>
          <w:sz w:val="28"/>
          <w:szCs w:val="28"/>
          <w:lang w:val="en-US"/>
        </w:rPr>
        <w:t xml:space="preserve">the </w:t>
      </w:r>
      <w:r w:rsidR="00373ACF" w:rsidRPr="00554182">
        <w:rPr>
          <w:rFonts w:ascii="Arial" w:hAnsi="Arial" w:cs="Arial"/>
          <w:sz w:val="28"/>
          <w:szCs w:val="28"/>
          <w:lang w:val="en-US"/>
        </w:rPr>
        <w:t xml:space="preserve">Foundation </w:t>
      </w:r>
      <w:r w:rsidR="00DC23CF" w:rsidRPr="00554182">
        <w:rPr>
          <w:rFonts w:ascii="Arial" w:hAnsi="Arial" w:cs="Arial"/>
          <w:sz w:val="28"/>
          <w:szCs w:val="28"/>
          <w:lang w:val="en-US"/>
        </w:rPr>
        <w:t>and in doing so:</w:t>
      </w:r>
    </w:p>
    <w:p w14:paraId="183DBD34" w14:textId="77777777" w:rsidR="00305CF9" w:rsidRPr="00554182" w:rsidRDefault="00305CF9"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a)</w:t>
      </w:r>
      <w:r w:rsidR="000624AA" w:rsidRPr="00554182">
        <w:rPr>
          <w:rFonts w:ascii="Arial" w:hAnsi="Arial" w:cs="Arial"/>
          <w:sz w:val="28"/>
          <w:szCs w:val="28"/>
          <w:lang w:val="en-US"/>
        </w:rPr>
        <w:t xml:space="preserve"> must keep and retain accurate accounts and records of its guardianship for so long as its guardianship subsist and for a period of six (6) years thereafter;</w:t>
      </w:r>
    </w:p>
    <w:p w14:paraId="139023D9" w14:textId="6A7EE8AB" w:rsidR="00DC23CF" w:rsidRPr="00554182" w:rsidRDefault="00DC23CF"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b) </w:t>
      </w:r>
      <w:r w:rsidR="000624AA" w:rsidRPr="00554182">
        <w:rPr>
          <w:rFonts w:ascii="Arial" w:hAnsi="Arial" w:cs="Arial"/>
          <w:sz w:val="28"/>
          <w:szCs w:val="28"/>
          <w:lang w:val="en-US"/>
        </w:rPr>
        <w:t xml:space="preserve">must comply with the provisions of Charter, By-laws and the </w:t>
      </w:r>
      <w:ins w:id="81" w:author="Проект новой редакции" w:date="2026-10-23T13:45:00Z">
        <w:r w:rsidR="00FD1683">
          <w:rPr>
            <w:rFonts w:ascii="Arial" w:hAnsi="Arial" w:cs="Arial"/>
            <w:sz w:val="28"/>
            <w:szCs w:val="28"/>
            <w:lang w:val="en-US"/>
          </w:rPr>
          <w:t xml:space="preserve">AIFC Foundations </w:t>
        </w:r>
      </w:ins>
      <w:r w:rsidR="000624AA" w:rsidRPr="00554182">
        <w:rPr>
          <w:rFonts w:ascii="Arial" w:hAnsi="Arial" w:cs="Arial"/>
          <w:sz w:val="28"/>
          <w:szCs w:val="28"/>
          <w:lang w:val="en-US"/>
        </w:rPr>
        <w:t>Regulations;</w:t>
      </w:r>
    </w:p>
    <w:p w14:paraId="1BBBF8E7" w14:textId="77777777" w:rsidR="00DC23CF" w:rsidRPr="00554182" w:rsidRDefault="00DC23CF"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c) </w:t>
      </w:r>
      <w:r w:rsidR="000624AA" w:rsidRPr="00554182">
        <w:rPr>
          <w:rFonts w:ascii="Arial" w:hAnsi="Arial" w:cs="Arial"/>
          <w:sz w:val="28"/>
          <w:szCs w:val="28"/>
          <w:lang w:val="en-US"/>
        </w:rPr>
        <w:t xml:space="preserve">must take reasonable steps to ensure that the </w:t>
      </w:r>
      <w:r w:rsidR="00D46338" w:rsidRPr="00554182">
        <w:rPr>
          <w:rFonts w:ascii="Arial" w:hAnsi="Arial" w:cs="Arial"/>
          <w:sz w:val="28"/>
          <w:szCs w:val="28"/>
          <w:lang w:val="en-US"/>
        </w:rPr>
        <w:t xml:space="preserve">Management </w:t>
      </w:r>
      <w:r w:rsidR="000624AA" w:rsidRPr="00554182">
        <w:rPr>
          <w:rFonts w:ascii="Arial" w:hAnsi="Arial" w:cs="Arial"/>
          <w:sz w:val="28"/>
          <w:szCs w:val="28"/>
          <w:lang w:val="en-US"/>
        </w:rPr>
        <w:t>Council of the Foundation carries out its functions;</w:t>
      </w:r>
    </w:p>
    <w:p w14:paraId="15486AD2" w14:textId="77777777" w:rsidR="003009FC" w:rsidRPr="00554182" w:rsidRDefault="003009FC"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lastRenderedPageBreak/>
        <w:t xml:space="preserve">d) </w:t>
      </w:r>
      <w:r w:rsidR="000624AA" w:rsidRPr="00554182">
        <w:rPr>
          <w:rFonts w:ascii="Arial" w:hAnsi="Arial" w:cs="Arial"/>
          <w:sz w:val="28"/>
          <w:szCs w:val="28"/>
          <w:lang w:val="en-US"/>
        </w:rPr>
        <w:t>must act in a good faith with a view to the best interests of the Foundation;</w:t>
      </w:r>
    </w:p>
    <w:p w14:paraId="1636B6E9" w14:textId="77777777" w:rsidR="00954422" w:rsidRPr="00554182" w:rsidRDefault="00954422"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e) </w:t>
      </w:r>
      <w:r w:rsidR="000624AA" w:rsidRPr="00554182">
        <w:rPr>
          <w:rFonts w:ascii="Arial" w:hAnsi="Arial" w:cs="Arial"/>
          <w:sz w:val="28"/>
          <w:szCs w:val="28"/>
          <w:lang w:val="en-US"/>
        </w:rPr>
        <w:t xml:space="preserve">must not sanction or authorise any action taken or be taken by the </w:t>
      </w:r>
      <w:r w:rsidR="00D46338" w:rsidRPr="00554182">
        <w:rPr>
          <w:rFonts w:ascii="Arial" w:hAnsi="Arial" w:cs="Arial"/>
          <w:sz w:val="28"/>
          <w:szCs w:val="28"/>
          <w:lang w:val="en-US"/>
        </w:rPr>
        <w:t xml:space="preserve">Management </w:t>
      </w:r>
      <w:r w:rsidR="000624AA" w:rsidRPr="00554182">
        <w:rPr>
          <w:rFonts w:ascii="Arial" w:hAnsi="Arial" w:cs="Arial"/>
          <w:sz w:val="28"/>
          <w:szCs w:val="28"/>
          <w:lang w:val="en-US"/>
        </w:rPr>
        <w:t>Council unless it is satisfied:</w:t>
      </w:r>
    </w:p>
    <w:p w14:paraId="4C13BA19" w14:textId="77777777" w:rsidR="003009FC" w:rsidRPr="00554182" w:rsidRDefault="003009FC" w:rsidP="00726F79">
      <w:pPr>
        <w:spacing w:after="0" w:line="240" w:lineRule="auto"/>
        <w:ind w:firstLine="1276"/>
        <w:jc w:val="both"/>
        <w:rPr>
          <w:rFonts w:ascii="Arial" w:hAnsi="Arial" w:cs="Arial"/>
          <w:sz w:val="28"/>
          <w:szCs w:val="28"/>
          <w:lang w:val="en-US"/>
        </w:rPr>
      </w:pPr>
      <w:r w:rsidRPr="00554182">
        <w:rPr>
          <w:rFonts w:ascii="Arial" w:hAnsi="Arial" w:cs="Arial"/>
          <w:sz w:val="28"/>
          <w:szCs w:val="28"/>
          <w:lang w:val="en-US"/>
        </w:rPr>
        <w:t xml:space="preserve">(i) that it is in the best interest of the Foundation; and </w:t>
      </w:r>
    </w:p>
    <w:p w14:paraId="2BD7266D" w14:textId="77777777" w:rsidR="003009FC" w:rsidRPr="00554182" w:rsidRDefault="003009FC" w:rsidP="00726F79">
      <w:pPr>
        <w:spacing w:after="0" w:line="240" w:lineRule="auto"/>
        <w:ind w:firstLine="1276"/>
        <w:jc w:val="both"/>
        <w:rPr>
          <w:rFonts w:ascii="Arial" w:hAnsi="Arial" w:cs="Arial"/>
          <w:sz w:val="28"/>
          <w:szCs w:val="28"/>
          <w:lang w:val="en-US"/>
        </w:rPr>
      </w:pPr>
      <w:r w:rsidRPr="00554182">
        <w:rPr>
          <w:rFonts w:ascii="Arial" w:hAnsi="Arial" w:cs="Arial"/>
          <w:sz w:val="28"/>
          <w:szCs w:val="28"/>
          <w:lang w:val="en-US"/>
        </w:rPr>
        <w:t xml:space="preserve">(ii) that the Management </w:t>
      </w:r>
      <w:r w:rsidR="007831DB" w:rsidRPr="00554182">
        <w:rPr>
          <w:rFonts w:ascii="Arial" w:hAnsi="Arial" w:cs="Arial"/>
          <w:sz w:val="28"/>
          <w:szCs w:val="28"/>
          <w:lang w:val="en-US"/>
        </w:rPr>
        <w:t xml:space="preserve">Council </w:t>
      </w:r>
      <w:r w:rsidRPr="00554182">
        <w:rPr>
          <w:rFonts w:ascii="Arial" w:hAnsi="Arial" w:cs="Arial"/>
          <w:sz w:val="28"/>
          <w:szCs w:val="28"/>
          <w:lang w:val="en-US"/>
        </w:rPr>
        <w:t>has acted, or will be acting, in good faith.</w:t>
      </w:r>
    </w:p>
    <w:p w14:paraId="77E9F92A" w14:textId="77777777" w:rsidR="00D46338" w:rsidRPr="00554182" w:rsidRDefault="00D46338" w:rsidP="00DE787A">
      <w:pPr>
        <w:spacing w:after="0" w:line="240" w:lineRule="auto"/>
        <w:jc w:val="both"/>
        <w:rPr>
          <w:rFonts w:ascii="Arial" w:hAnsi="Arial" w:cs="Arial"/>
          <w:sz w:val="28"/>
          <w:szCs w:val="28"/>
          <w:lang w:val="en-US"/>
        </w:rPr>
      </w:pPr>
    </w:p>
    <w:p w14:paraId="3313616F" w14:textId="0CB905B6" w:rsidR="0032095E" w:rsidRPr="00554182" w:rsidRDefault="003009FC"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3.2. </w:t>
      </w:r>
      <w:r w:rsidR="0032095E" w:rsidRPr="00554182">
        <w:rPr>
          <w:rFonts w:ascii="Arial" w:hAnsi="Arial" w:cs="Arial"/>
          <w:sz w:val="28"/>
          <w:szCs w:val="28"/>
          <w:lang w:val="en-US"/>
        </w:rPr>
        <w:t>The Guardian Council</w:t>
      </w:r>
      <w:r w:rsidR="00DE5CBD" w:rsidRPr="00554182">
        <w:rPr>
          <w:rFonts w:ascii="Arial" w:hAnsi="Arial" w:cs="Arial"/>
          <w:sz w:val="28"/>
          <w:szCs w:val="28"/>
          <w:lang w:val="en-US"/>
        </w:rPr>
        <w:t>, as individually by Supreme Guardian or as collectively by Guardian Council,</w:t>
      </w:r>
      <w:r w:rsidR="0032095E" w:rsidRPr="00554182">
        <w:rPr>
          <w:rFonts w:ascii="Arial" w:hAnsi="Arial" w:cs="Arial"/>
          <w:sz w:val="28"/>
          <w:szCs w:val="28"/>
          <w:lang w:val="en-US"/>
        </w:rPr>
        <w:t xml:space="preserve"> exercises following powers in relation to the Foundation:</w:t>
      </w:r>
    </w:p>
    <w:p w14:paraId="0F848A75" w14:textId="21B0CF7D" w:rsidR="0032095E" w:rsidRPr="00554182" w:rsidRDefault="00FD1683" w:rsidP="00726F79">
      <w:pPr>
        <w:spacing w:after="0" w:line="240" w:lineRule="auto"/>
        <w:ind w:firstLine="709"/>
        <w:jc w:val="both"/>
        <w:rPr>
          <w:del w:id="82" w:author="Проект новой редакции" w:date="2026-10-23T13:45:00Z"/>
          <w:rFonts w:ascii="Arial" w:hAnsi="Arial" w:cs="Arial"/>
          <w:sz w:val="28"/>
          <w:szCs w:val="28"/>
          <w:lang w:val="en-US"/>
        </w:rPr>
      </w:pPr>
      <w:ins w:id="83" w:author="Проект новой редакции" w:date="2026-10-23T13:45:00Z">
        <w:r>
          <w:rPr>
            <w:rFonts w:ascii="Arial" w:hAnsi="Arial" w:cs="Arial"/>
            <w:sz w:val="28"/>
            <w:szCs w:val="28"/>
            <w:lang w:val="en-US"/>
          </w:rPr>
          <w:t>a</w:t>
        </w:r>
      </w:ins>
      <w:del w:id="84" w:author="Проект новой редакции" w:date="2026-10-23T13:45:00Z">
        <w:r w:rsidR="0032095E" w:rsidRPr="00554182">
          <w:rPr>
            <w:rFonts w:ascii="Arial" w:hAnsi="Arial" w:cs="Arial"/>
            <w:sz w:val="28"/>
            <w:szCs w:val="28"/>
            <w:lang w:val="en-US"/>
          </w:rPr>
          <w:delText xml:space="preserve">a) </w:delText>
        </w:r>
        <w:r w:rsidR="00E35B61" w:rsidRPr="00554182">
          <w:rPr>
            <w:rFonts w:ascii="Arial" w:hAnsi="Arial" w:cs="Arial"/>
            <w:sz w:val="28"/>
            <w:szCs w:val="28"/>
            <w:lang w:val="en-US"/>
          </w:rPr>
          <w:delText>determine</w:delText>
        </w:r>
        <w:r w:rsidR="000F38E2" w:rsidRPr="00554182">
          <w:rPr>
            <w:rFonts w:ascii="Arial" w:hAnsi="Arial" w:cs="Arial"/>
            <w:sz w:val="28"/>
            <w:szCs w:val="28"/>
            <w:lang w:val="en-US"/>
          </w:rPr>
          <w:delText>s</w:delText>
        </w:r>
        <w:r w:rsidR="00E35B61" w:rsidRPr="00554182">
          <w:rPr>
            <w:rFonts w:ascii="Arial" w:hAnsi="Arial" w:cs="Arial"/>
            <w:sz w:val="28"/>
            <w:szCs w:val="28"/>
            <w:lang w:val="en-US"/>
          </w:rPr>
          <w:delText xml:space="preserve"> and approve Foundation’s development strategies;</w:delText>
        </w:r>
      </w:del>
    </w:p>
    <w:p w14:paraId="12BC8F33" w14:textId="7768A445" w:rsidR="00E35B61" w:rsidRPr="00554182" w:rsidRDefault="00E35B61" w:rsidP="00E35B61">
      <w:pPr>
        <w:spacing w:after="0" w:line="240" w:lineRule="auto"/>
        <w:ind w:firstLine="708"/>
        <w:jc w:val="both"/>
        <w:rPr>
          <w:del w:id="85" w:author="Проект новой редакции" w:date="2026-10-23T13:45:00Z"/>
          <w:rFonts w:ascii="Arial" w:hAnsi="Arial" w:cs="Arial"/>
          <w:sz w:val="28"/>
          <w:szCs w:val="28"/>
          <w:lang w:val="en-US"/>
        </w:rPr>
      </w:pPr>
      <w:del w:id="86" w:author="Проект новой редакции" w:date="2026-10-23T13:45:00Z">
        <w:r w:rsidRPr="00554182">
          <w:rPr>
            <w:rFonts w:ascii="Arial" w:hAnsi="Arial" w:cs="Arial"/>
            <w:sz w:val="28"/>
            <w:szCs w:val="28"/>
            <w:lang w:val="en-US"/>
          </w:rPr>
          <w:delText>b) determines an official salaries and terms of remuneration and bonuses for the Guardian and the Management Councils members on proposal of the Management Council;</w:delText>
        </w:r>
      </w:del>
    </w:p>
    <w:p w14:paraId="1E1EAA06" w14:textId="3A27FD43" w:rsidR="00E35B61" w:rsidRPr="00554182" w:rsidRDefault="0032095E" w:rsidP="00E35B61">
      <w:pPr>
        <w:spacing w:after="0" w:line="240" w:lineRule="auto"/>
        <w:ind w:firstLine="709"/>
        <w:jc w:val="both"/>
        <w:rPr>
          <w:del w:id="87" w:author="Проект новой редакции" w:date="2026-10-23T13:45:00Z"/>
          <w:rFonts w:ascii="Arial" w:hAnsi="Arial" w:cs="Arial"/>
          <w:sz w:val="28"/>
          <w:szCs w:val="28"/>
          <w:lang w:val="en-US"/>
        </w:rPr>
      </w:pPr>
      <w:del w:id="88" w:author="Проект новой редакции" w:date="2026-10-23T13:45:00Z">
        <w:r w:rsidRPr="00554182">
          <w:rPr>
            <w:rFonts w:ascii="Arial" w:hAnsi="Arial" w:cs="Arial"/>
            <w:sz w:val="28"/>
            <w:szCs w:val="28"/>
            <w:lang w:val="en-US"/>
          </w:rPr>
          <w:delText xml:space="preserve">c) </w:delText>
        </w:r>
        <w:r w:rsidR="00E35B61" w:rsidRPr="00554182">
          <w:rPr>
            <w:rFonts w:ascii="Arial" w:hAnsi="Arial" w:cs="Arial"/>
            <w:sz w:val="28"/>
            <w:szCs w:val="28"/>
            <w:lang w:val="en-US"/>
          </w:rPr>
          <w:delText>approves receival, disposal and use of the property of the Foundation for the purpose of reaching Foundation’s objects and for its operational purposes;</w:delText>
        </w:r>
      </w:del>
    </w:p>
    <w:p w14:paraId="719E544E" w14:textId="2C318888" w:rsidR="00E35B61" w:rsidRPr="00554182" w:rsidRDefault="00E35B61" w:rsidP="00E35B61">
      <w:pPr>
        <w:spacing w:after="0" w:line="240" w:lineRule="auto"/>
        <w:ind w:firstLine="708"/>
        <w:jc w:val="both"/>
        <w:rPr>
          <w:rFonts w:ascii="Arial" w:hAnsi="Arial" w:cs="Arial"/>
          <w:sz w:val="28"/>
          <w:szCs w:val="28"/>
          <w:lang w:val="en-US"/>
        </w:rPr>
      </w:pPr>
      <w:del w:id="89" w:author="Проект новой редакции" w:date="2026-10-23T13:45:00Z">
        <w:r w:rsidRPr="00554182">
          <w:rPr>
            <w:rFonts w:ascii="Arial" w:hAnsi="Arial" w:cs="Arial"/>
            <w:sz w:val="28"/>
            <w:szCs w:val="28"/>
            <w:lang w:val="en-US"/>
          </w:rPr>
          <w:delText>d</w:delText>
        </w:r>
      </w:del>
      <w:r w:rsidRPr="00554182">
        <w:rPr>
          <w:rFonts w:ascii="Arial" w:hAnsi="Arial" w:cs="Arial"/>
          <w:sz w:val="28"/>
          <w:szCs w:val="28"/>
          <w:lang w:val="en-US"/>
        </w:rPr>
        <w:t>) approves annual reports on the activities of the Foundation presented by the Management Council;</w:t>
      </w:r>
    </w:p>
    <w:p w14:paraId="0F505FF8" w14:textId="1714A4A9" w:rsidR="00E35B61" w:rsidRPr="00554182" w:rsidRDefault="00FD1683" w:rsidP="00E35B61">
      <w:pPr>
        <w:spacing w:after="0" w:line="240" w:lineRule="auto"/>
        <w:ind w:firstLine="709"/>
        <w:jc w:val="both"/>
        <w:rPr>
          <w:rFonts w:ascii="Arial" w:hAnsi="Arial" w:cs="Arial"/>
          <w:sz w:val="28"/>
          <w:szCs w:val="28"/>
          <w:lang w:val="en-US"/>
        </w:rPr>
      </w:pPr>
      <w:ins w:id="90" w:author="Проект новой редакции" w:date="2026-10-23T13:45:00Z">
        <w:r>
          <w:rPr>
            <w:rFonts w:ascii="Arial" w:hAnsi="Arial" w:cs="Arial"/>
            <w:sz w:val="28"/>
            <w:szCs w:val="28"/>
            <w:lang w:val="en-US"/>
          </w:rPr>
          <w:t>b</w:t>
        </w:r>
      </w:ins>
      <w:del w:id="91" w:author="Проект новой редакции" w:date="2026-10-23T13:45:00Z">
        <w:r w:rsidR="00E35B61" w:rsidRPr="00554182">
          <w:rPr>
            <w:rFonts w:ascii="Arial" w:hAnsi="Arial" w:cs="Arial"/>
            <w:sz w:val="28"/>
            <w:szCs w:val="28"/>
            <w:lang w:val="en-US"/>
          </w:rPr>
          <w:delText>e</w:delText>
        </w:r>
      </w:del>
      <w:r w:rsidR="00E35B61" w:rsidRPr="00554182">
        <w:rPr>
          <w:rFonts w:ascii="Arial" w:hAnsi="Arial" w:cs="Arial"/>
          <w:sz w:val="28"/>
          <w:szCs w:val="28"/>
          <w:lang w:val="en-US"/>
        </w:rPr>
        <w:t>) identifies Foundation’s strategic partners, international organisations, institutions or any other legal and natural persons in relation to Foundation’s objects</w:t>
      </w:r>
      <w:r w:rsidR="00142D19" w:rsidRPr="00554182">
        <w:rPr>
          <w:rFonts w:ascii="Arial" w:hAnsi="Arial" w:cs="Arial"/>
          <w:sz w:val="28"/>
          <w:szCs w:val="28"/>
          <w:lang w:val="en-US"/>
        </w:rPr>
        <w:t>;</w:t>
      </w:r>
    </w:p>
    <w:p w14:paraId="2B1C949B" w14:textId="0DFDAE5B" w:rsidR="00142D19" w:rsidRPr="00554182" w:rsidRDefault="00FD1683" w:rsidP="00142D19">
      <w:pPr>
        <w:spacing w:after="0" w:line="240" w:lineRule="auto"/>
        <w:ind w:firstLine="993"/>
        <w:jc w:val="both"/>
        <w:rPr>
          <w:rFonts w:ascii="Arial" w:hAnsi="Arial" w:cs="Arial"/>
          <w:sz w:val="28"/>
          <w:szCs w:val="28"/>
          <w:lang w:val="en-US"/>
        </w:rPr>
      </w:pPr>
      <w:ins w:id="92" w:author="Проект новой редакции" w:date="2026-10-23T13:45:00Z">
        <w:r>
          <w:rPr>
            <w:rFonts w:ascii="Arial" w:hAnsi="Arial" w:cs="Arial"/>
            <w:sz w:val="28"/>
            <w:szCs w:val="28"/>
            <w:lang w:val="en-US"/>
          </w:rPr>
          <w:t>c</w:t>
        </w:r>
      </w:ins>
      <w:del w:id="93" w:author="Проект новой редакции" w:date="2026-10-23T13:45:00Z">
        <w:r w:rsidR="00142D19" w:rsidRPr="00554182">
          <w:rPr>
            <w:rFonts w:ascii="Arial" w:hAnsi="Arial" w:cs="Arial"/>
            <w:sz w:val="28"/>
            <w:szCs w:val="28"/>
            <w:lang w:val="en-US"/>
          </w:rPr>
          <w:delText>f</w:delText>
        </w:r>
      </w:del>
      <w:r w:rsidR="00142D19" w:rsidRPr="00554182">
        <w:rPr>
          <w:rFonts w:ascii="Arial" w:hAnsi="Arial" w:cs="Arial"/>
          <w:sz w:val="28"/>
          <w:szCs w:val="28"/>
          <w:lang w:val="en-US"/>
        </w:rPr>
        <w:t>) determines priority areas of the Foundation’s objects and operations.</w:t>
      </w:r>
    </w:p>
    <w:p w14:paraId="58168D0F" w14:textId="77777777" w:rsidR="00142D19" w:rsidRPr="00554182" w:rsidRDefault="00FD1683" w:rsidP="00FD1683">
      <w:pPr>
        <w:spacing w:after="0" w:line="240" w:lineRule="auto"/>
        <w:ind w:firstLine="709"/>
        <w:jc w:val="both"/>
        <w:rPr>
          <w:ins w:id="94" w:author="Проект новой редакции" w:date="2026-10-23T13:45:00Z"/>
          <w:rFonts w:ascii="Arial" w:hAnsi="Arial" w:cs="Arial"/>
          <w:sz w:val="28"/>
          <w:szCs w:val="28"/>
          <w:lang w:val="en-US"/>
        </w:rPr>
      </w:pPr>
      <w:ins w:id="95" w:author="Проект новой редакции" w:date="2026-10-23T13:45:00Z">
        <w:r>
          <w:rPr>
            <w:rFonts w:ascii="Arial" w:hAnsi="Arial" w:cs="Arial"/>
            <w:sz w:val="28"/>
            <w:szCs w:val="28"/>
            <w:lang w:val="en-US"/>
          </w:rPr>
          <w:t>Approval of the budget and policies of the Foundation, decisions on acquisition, disposal and use of Fixed Assets of the Foundation, as well as operational expenses of the Foundation do not require approval of the Guardian Council and are carried out in accordance with paragraphs 3.11, 8.4, 8.7 and 14.1.</w:t>
        </w:r>
      </w:ins>
    </w:p>
    <w:p w14:paraId="700D4CF0" w14:textId="027DDA2D" w:rsidR="00142D19" w:rsidRPr="00554182" w:rsidRDefault="00142D19" w:rsidP="00E35B61">
      <w:pPr>
        <w:spacing w:after="0" w:line="240" w:lineRule="auto"/>
        <w:ind w:firstLine="709"/>
        <w:jc w:val="both"/>
        <w:rPr>
          <w:rFonts w:ascii="Arial" w:hAnsi="Arial" w:cs="Arial"/>
          <w:sz w:val="28"/>
          <w:szCs w:val="28"/>
          <w:lang w:val="en-US"/>
        </w:rPr>
      </w:pPr>
    </w:p>
    <w:p w14:paraId="0D7D1EC0" w14:textId="77777777" w:rsidR="0032095E" w:rsidRPr="00554182" w:rsidRDefault="0032095E" w:rsidP="00726F79">
      <w:pPr>
        <w:spacing w:after="0" w:line="240" w:lineRule="auto"/>
        <w:ind w:firstLine="709"/>
        <w:jc w:val="both"/>
        <w:rPr>
          <w:rFonts w:ascii="Arial" w:hAnsi="Arial" w:cs="Arial"/>
          <w:sz w:val="28"/>
          <w:szCs w:val="28"/>
          <w:lang w:val="en-US"/>
        </w:rPr>
      </w:pPr>
    </w:p>
    <w:p w14:paraId="6608AABB" w14:textId="01A962D7" w:rsidR="003009FC" w:rsidRPr="00554182" w:rsidRDefault="00E35B61"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3.3. </w:t>
      </w:r>
      <w:r w:rsidR="0032095E" w:rsidRPr="00554182">
        <w:rPr>
          <w:rFonts w:ascii="Arial" w:hAnsi="Arial" w:cs="Arial"/>
          <w:sz w:val="28"/>
          <w:szCs w:val="28"/>
          <w:lang w:val="en-US"/>
        </w:rPr>
        <w:t>T</w:t>
      </w:r>
      <w:r w:rsidR="00C752B1" w:rsidRPr="00554182">
        <w:rPr>
          <w:rFonts w:ascii="Arial" w:hAnsi="Arial" w:cs="Arial"/>
          <w:sz w:val="28"/>
          <w:szCs w:val="28"/>
          <w:lang w:val="en-US"/>
        </w:rPr>
        <w:t xml:space="preserve">he </w:t>
      </w:r>
      <w:r w:rsidR="00954422" w:rsidRPr="00554182">
        <w:rPr>
          <w:rFonts w:ascii="Arial" w:hAnsi="Arial" w:cs="Arial"/>
          <w:sz w:val="28"/>
          <w:szCs w:val="28"/>
          <w:lang w:val="en-US"/>
        </w:rPr>
        <w:t xml:space="preserve">Guardian Council may require </w:t>
      </w:r>
      <w:r w:rsidR="00165B30" w:rsidRPr="00554182">
        <w:rPr>
          <w:rFonts w:ascii="Arial" w:hAnsi="Arial" w:cs="Arial"/>
          <w:sz w:val="28"/>
          <w:szCs w:val="28"/>
          <w:lang w:val="en-US"/>
        </w:rPr>
        <w:t>the Manag</w:t>
      </w:r>
      <w:r w:rsidR="00D66DAE" w:rsidRPr="00554182">
        <w:rPr>
          <w:rFonts w:ascii="Arial" w:hAnsi="Arial" w:cs="Arial"/>
          <w:sz w:val="28"/>
          <w:szCs w:val="28"/>
          <w:lang w:val="en-US"/>
        </w:rPr>
        <w:t>ement</w:t>
      </w:r>
      <w:r w:rsidR="00165B30" w:rsidRPr="00554182">
        <w:rPr>
          <w:rFonts w:ascii="Arial" w:hAnsi="Arial" w:cs="Arial"/>
          <w:sz w:val="28"/>
          <w:szCs w:val="28"/>
          <w:lang w:val="en-US"/>
        </w:rPr>
        <w:t xml:space="preserve"> </w:t>
      </w:r>
      <w:r w:rsidR="007831DB" w:rsidRPr="00554182">
        <w:rPr>
          <w:rFonts w:ascii="Arial" w:hAnsi="Arial" w:cs="Arial"/>
          <w:sz w:val="28"/>
          <w:szCs w:val="28"/>
          <w:lang w:val="en-US"/>
        </w:rPr>
        <w:t xml:space="preserve">Council </w:t>
      </w:r>
      <w:r w:rsidR="00165B30" w:rsidRPr="00554182">
        <w:rPr>
          <w:rFonts w:ascii="Arial" w:hAnsi="Arial" w:cs="Arial"/>
          <w:sz w:val="28"/>
          <w:szCs w:val="28"/>
          <w:lang w:val="en-US"/>
        </w:rPr>
        <w:t>to account to the Guardian Council for the way in which it has:</w:t>
      </w:r>
    </w:p>
    <w:p w14:paraId="758AA61E" w14:textId="77777777" w:rsidR="00165B30" w:rsidRPr="00554182" w:rsidRDefault="00726F79"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a</w:t>
      </w:r>
      <w:r w:rsidR="00165B30" w:rsidRPr="00554182">
        <w:rPr>
          <w:rFonts w:ascii="Arial" w:hAnsi="Arial" w:cs="Arial"/>
          <w:sz w:val="28"/>
          <w:szCs w:val="28"/>
          <w:lang w:val="en-US"/>
        </w:rPr>
        <w:t xml:space="preserve">) administered the Foundation’s property; and </w:t>
      </w:r>
    </w:p>
    <w:p w14:paraId="6313B319" w14:textId="77777777" w:rsidR="00165B30" w:rsidRPr="00554182" w:rsidRDefault="00726F79"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b</w:t>
      </w:r>
      <w:r w:rsidR="00165B30" w:rsidRPr="00554182">
        <w:rPr>
          <w:rFonts w:ascii="Arial" w:hAnsi="Arial" w:cs="Arial"/>
          <w:sz w:val="28"/>
          <w:szCs w:val="28"/>
          <w:lang w:val="en-US"/>
        </w:rPr>
        <w:t>) acted to further the Foundation’s objects.</w:t>
      </w:r>
    </w:p>
    <w:p w14:paraId="05CABCFF" w14:textId="77777777" w:rsidR="00165B30" w:rsidRPr="00554182" w:rsidRDefault="00165B30" w:rsidP="00726F79">
      <w:pPr>
        <w:spacing w:after="0" w:line="240" w:lineRule="auto"/>
        <w:ind w:firstLine="709"/>
        <w:jc w:val="both"/>
        <w:rPr>
          <w:rFonts w:ascii="Arial" w:hAnsi="Arial" w:cs="Arial"/>
          <w:sz w:val="28"/>
          <w:szCs w:val="28"/>
          <w:lang w:val="en-US"/>
        </w:rPr>
      </w:pPr>
    </w:p>
    <w:p w14:paraId="4DC1403A" w14:textId="1F552F4E" w:rsidR="00835B59" w:rsidRPr="00554182" w:rsidRDefault="00835B59"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3.</w:t>
      </w:r>
      <w:r w:rsidR="00E35B61" w:rsidRPr="00554182">
        <w:rPr>
          <w:rFonts w:ascii="Arial" w:hAnsi="Arial" w:cs="Arial"/>
          <w:sz w:val="28"/>
          <w:szCs w:val="28"/>
          <w:lang w:val="en-US"/>
        </w:rPr>
        <w:t>4</w:t>
      </w:r>
      <w:r w:rsidRPr="00554182">
        <w:rPr>
          <w:rFonts w:ascii="Arial" w:hAnsi="Arial" w:cs="Arial"/>
          <w:sz w:val="28"/>
          <w:szCs w:val="28"/>
          <w:lang w:val="en-US"/>
        </w:rPr>
        <w:t xml:space="preserve">. </w:t>
      </w:r>
      <w:r w:rsidR="0032095E" w:rsidRPr="00554182">
        <w:rPr>
          <w:rFonts w:ascii="Arial" w:hAnsi="Arial" w:cs="Arial"/>
          <w:sz w:val="28"/>
          <w:szCs w:val="28"/>
          <w:lang w:val="en-US"/>
        </w:rPr>
        <w:t>T</w:t>
      </w:r>
      <w:r w:rsidR="00C752B1" w:rsidRPr="00554182">
        <w:rPr>
          <w:rFonts w:ascii="Arial" w:hAnsi="Arial" w:cs="Arial"/>
          <w:sz w:val="28"/>
          <w:szCs w:val="28"/>
          <w:lang w:val="en-US"/>
        </w:rPr>
        <w:t xml:space="preserve">he </w:t>
      </w:r>
      <w:r w:rsidR="00CB631F" w:rsidRPr="00554182">
        <w:rPr>
          <w:rFonts w:ascii="Arial" w:hAnsi="Arial" w:cs="Arial"/>
          <w:sz w:val="28"/>
          <w:szCs w:val="28"/>
          <w:lang w:val="en-US"/>
        </w:rPr>
        <w:t>Guardian Council may not make a decision on matters that are according to this By-</w:t>
      </w:r>
      <w:r w:rsidR="00F31DD2" w:rsidRPr="00554182">
        <w:rPr>
          <w:rFonts w:ascii="Arial" w:hAnsi="Arial" w:cs="Arial"/>
          <w:sz w:val="28"/>
          <w:szCs w:val="28"/>
          <w:lang w:val="en-US"/>
        </w:rPr>
        <w:t>l</w:t>
      </w:r>
      <w:r w:rsidR="00CB631F" w:rsidRPr="00554182">
        <w:rPr>
          <w:rFonts w:ascii="Arial" w:hAnsi="Arial" w:cs="Arial"/>
          <w:sz w:val="28"/>
          <w:szCs w:val="28"/>
          <w:lang w:val="en-US"/>
        </w:rPr>
        <w:t xml:space="preserve">aws </w:t>
      </w:r>
      <w:r w:rsidR="007457A4" w:rsidRPr="00554182">
        <w:rPr>
          <w:rFonts w:ascii="Arial" w:hAnsi="Arial" w:cs="Arial"/>
          <w:sz w:val="28"/>
          <w:szCs w:val="28"/>
          <w:lang w:val="en-US"/>
        </w:rPr>
        <w:t>is power of the Manag</w:t>
      </w:r>
      <w:r w:rsidR="00D66DAE" w:rsidRPr="00554182">
        <w:rPr>
          <w:rFonts w:ascii="Arial" w:hAnsi="Arial" w:cs="Arial"/>
          <w:sz w:val="28"/>
          <w:szCs w:val="28"/>
          <w:lang w:val="en-US"/>
        </w:rPr>
        <w:t>ement</w:t>
      </w:r>
      <w:r w:rsidR="007457A4" w:rsidRPr="00554182">
        <w:rPr>
          <w:rFonts w:ascii="Arial" w:hAnsi="Arial" w:cs="Arial"/>
          <w:sz w:val="28"/>
          <w:szCs w:val="28"/>
          <w:lang w:val="en-US"/>
        </w:rPr>
        <w:t xml:space="preserve"> Council.</w:t>
      </w:r>
    </w:p>
    <w:p w14:paraId="09C9D6C0" w14:textId="77777777" w:rsidR="00B01AEA" w:rsidRPr="00554182" w:rsidRDefault="00B01AEA" w:rsidP="00726F79">
      <w:pPr>
        <w:spacing w:after="0" w:line="240" w:lineRule="auto"/>
        <w:ind w:firstLine="709"/>
        <w:jc w:val="both"/>
        <w:rPr>
          <w:rFonts w:ascii="Arial" w:hAnsi="Arial" w:cs="Arial"/>
          <w:sz w:val="28"/>
          <w:szCs w:val="28"/>
          <w:lang w:val="en-US"/>
        </w:rPr>
      </w:pPr>
    </w:p>
    <w:p w14:paraId="1F4049E3" w14:textId="20A2377C" w:rsidR="00373ACF" w:rsidRPr="00554182" w:rsidRDefault="00165B30"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3.</w:t>
      </w:r>
      <w:r w:rsidR="00E35B61" w:rsidRPr="00554182">
        <w:rPr>
          <w:rFonts w:ascii="Arial" w:hAnsi="Arial" w:cs="Arial"/>
          <w:sz w:val="28"/>
          <w:szCs w:val="28"/>
          <w:lang w:val="en-US"/>
        </w:rPr>
        <w:t>5</w:t>
      </w:r>
      <w:r w:rsidRPr="00554182">
        <w:rPr>
          <w:rFonts w:ascii="Arial" w:hAnsi="Arial" w:cs="Arial"/>
          <w:sz w:val="28"/>
          <w:szCs w:val="28"/>
          <w:lang w:val="en-US"/>
        </w:rPr>
        <w:t xml:space="preserve">. </w:t>
      </w:r>
      <w:r w:rsidR="0032095E" w:rsidRPr="00554182">
        <w:rPr>
          <w:rFonts w:ascii="Arial" w:hAnsi="Arial" w:cs="Arial"/>
          <w:sz w:val="28"/>
          <w:szCs w:val="28"/>
          <w:lang w:val="en-US"/>
        </w:rPr>
        <w:t>T</w:t>
      </w:r>
      <w:r w:rsidR="00C752B1" w:rsidRPr="00554182">
        <w:rPr>
          <w:rFonts w:ascii="Arial" w:hAnsi="Arial" w:cs="Arial"/>
          <w:sz w:val="28"/>
          <w:szCs w:val="28"/>
          <w:lang w:val="en-US"/>
        </w:rPr>
        <w:t xml:space="preserve">he </w:t>
      </w:r>
      <w:r w:rsidRPr="00554182">
        <w:rPr>
          <w:rFonts w:ascii="Arial" w:hAnsi="Arial" w:cs="Arial"/>
          <w:sz w:val="28"/>
          <w:szCs w:val="28"/>
          <w:lang w:val="en-US"/>
        </w:rPr>
        <w:t>Supreme Guardian has the f</w:t>
      </w:r>
      <w:r w:rsidR="0032095E" w:rsidRPr="00554182">
        <w:rPr>
          <w:rFonts w:ascii="Arial" w:hAnsi="Arial" w:cs="Arial"/>
          <w:sz w:val="28"/>
          <w:szCs w:val="28"/>
          <w:lang w:val="en-US"/>
        </w:rPr>
        <w:t>ol</w:t>
      </w:r>
      <w:r w:rsidRPr="00554182">
        <w:rPr>
          <w:rFonts w:ascii="Arial" w:hAnsi="Arial" w:cs="Arial"/>
          <w:sz w:val="28"/>
          <w:szCs w:val="28"/>
          <w:lang w:val="en-US"/>
        </w:rPr>
        <w:t>lowing exceptional powers in relation to</w:t>
      </w:r>
      <w:r w:rsidR="00B01AEA" w:rsidRPr="00554182">
        <w:rPr>
          <w:rFonts w:ascii="Arial" w:hAnsi="Arial" w:cs="Arial"/>
          <w:sz w:val="28"/>
          <w:szCs w:val="28"/>
          <w:lang w:val="en-US"/>
        </w:rPr>
        <w:t xml:space="preserve"> the</w:t>
      </w:r>
      <w:r w:rsidRPr="00554182">
        <w:rPr>
          <w:rFonts w:ascii="Arial" w:hAnsi="Arial" w:cs="Arial"/>
          <w:sz w:val="28"/>
          <w:szCs w:val="28"/>
          <w:lang w:val="en-US"/>
        </w:rPr>
        <w:t xml:space="preserve"> Foundation:</w:t>
      </w:r>
    </w:p>
    <w:p w14:paraId="005F3D8B" w14:textId="77777777" w:rsidR="00165B30" w:rsidRPr="00554182" w:rsidRDefault="00203321" w:rsidP="00E35B61">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a) </w:t>
      </w:r>
      <w:r w:rsidR="00165B30" w:rsidRPr="00554182">
        <w:rPr>
          <w:rFonts w:ascii="Arial" w:hAnsi="Arial" w:cs="Arial"/>
          <w:sz w:val="28"/>
          <w:szCs w:val="28"/>
          <w:lang w:val="en-US"/>
        </w:rPr>
        <w:t>to appoint and remove members of the Management</w:t>
      </w:r>
      <w:r w:rsidR="007831DB" w:rsidRPr="00554182">
        <w:rPr>
          <w:rFonts w:ascii="Arial" w:hAnsi="Arial" w:cs="Arial"/>
          <w:sz w:val="28"/>
          <w:szCs w:val="28"/>
          <w:lang w:val="en-US"/>
        </w:rPr>
        <w:t xml:space="preserve"> Council</w:t>
      </w:r>
      <w:r w:rsidR="00165B30" w:rsidRPr="00554182">
        <w:rPr>
          <w:rFonts w:ascii="Arial" w:hAnsi="Arial" w:cs="Arial"/>
          <w:sz w:val="28"/>
          <w:szCs w:val="28"/>
          <w:lang w:val="en-US"/>
        </w:rPr>
        <w:t>;</w:t>
      </w:r>
    </w:p>
    <w:p w14:paraId="60C8BA30" w14:textId="794E0D20" w:rsidR="00165B30" w:rsidRPr="00554182" w:rsidRDefault="001C2354" w:rsidP="00E35B61">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b) </w:t>
      </w:r>
      <w:r w:rsidR="00165B30" w:rsidRPr="00554182">
        <w:rPr>
          <w:rFonts w:ascii="Arial" w:hAnsi="Arial" w:cs="Arial"/>
          <w:sz w:val="28"/>
          <w:szCs w:val="28"/>
          <w:lang w:val="en-US"/>
        </w:rPr>
        <w:t xml:space="preserve">to </w:t>
      </w:r>
      <w:ins w:id="96" w:author="Проект новой редакции" w:date="2026-10-23T13:45:00Z">
        <w:r w:rsidR="00FD1683">
          <w:rPr>
            <w:rFonts w:ascii="Arial" w:hAnsi="Arial" w:cs="Arial"/>
            <w:sz w:val="28"/>
            <w:szCs w:val="28"/>
            <w:lang w:val="en-US"/>
          </w:rPr>
          <w:t>receive notifications of</w:t>
        </w:r>
      </w:ins>
      <w:del w:id="97" w:author="Проект новой редакции" w:date="2026-10-23T13:45:00Z">
        <w:r w:rsidR="00C752B1" w:rsidRPr="00554182">
          <w:rPr>
            <w:rFonts w:ascii="Arial" w:hAnsi="Arial" w:cs="Arial"/>
            <w:sz w:val="28"/>
            <w:szCs w:val="28"/>
            <w:lang w:val="en-US"/>
          </w:rPr>
          <w:delText>approve</w:delText>
        </w:r>
      </w:del>
      <w:r w:rsidR="00165B30" w:rsidRPr="00554182">
        <w:rPr>
          <w:rFonts w:ascii="Arial" w:hAnsi="Arial" w:cs="Arial"/>
          <w:sz w:val="28"/>
          <w:szCs w:val="28"/>
          <w:lang w:val="en-US"/>
        </w:rPr>
        <w:t xml:space="preserve"> the </w:t>
      </w:r>
      <w:ins w:id="98" w:author="Проект новой редакции" w:date="2026-10-23T13:45:00Z">
        <w:r w:rsidR="00FD1683">
          <w:rPr>
            <w:rFonts w:ascii="Arial" w:hAnsi="Arial" w:cs="Arial"/>
            <w:sz w:val="28"/>
            <w:szCs w:val="28"/>
            <w:lang w:val="en-US"/>
          </w:rPr>
          <w:t>approval and amendment of the budget and policies</w:t>
        </w:r>
      </w:ins>
      <w:del w:id="99" w:author="Проект новой редакции" w:date="2026-10-23T13:45:00Z">
        <w:r w:rsidR="00560ECD" w:rsidRPr="00554182">
          <w:rPr>
            <w:rFonts w:ascii="Arial" w:hAnsi="Arial" w:cs="Arial"/>
            <w:sz w:val="28"/>
            <w:szCs w:val="28"/>
            <w:lang w:val="en-US"/>
          </w:rPr>
          <w:delText>F</w:delText>
        </w:r>
        <w:r w:rsidR="00EF5FC1" w:rsidRPr="00554182">
          <w:rPr>
            <w:rFonts w:ascii="Arial" w:hAnsi="Arial" w:cs="Arial"/>
            <w:sz w:val="28"/>
            <w:szCs w:val="28"/>
            <w:lang w:val="en-US"/>
          </w:rPr>
          <w:delText>unds</w:delText>
        </w:r>
      </w:del>
      <w:r w:rsidR="00165B30" w:rsidRPr="00554182">
        <w:rPr>
          <w:rFonts w:ascii="Arial" w:hAnsi="Arial" w:cs="Arial"/>
          <w:sz w:val="28"/>
          <w:szCs w:val="28"/>
          <w:lang w:val="en-US"/>
        </w:rPr>
        <w:t xml:space="preserve"> </w:t>
      </w:r>
      <w:r w:rsidR="00D66DAE" w:rsidRPr="00554182">
        <w:rPr>
          <w:rFonts w:ascii="Arial" w:hAnsi="Arial" w:cs="Arial"/>
          <w:sz w:val="28"/>
          <w:szCs w:val="28"/>
          <w:lang w:val="en-US"/>
        </w:rPr>
        <w:t>of the Foundation</w:t>
      </w:r>
      <w:ins w:id="100" w:author="Проект новой редакции" w:date="2026-10-23T13:45:00Z">
        <w:r w:rsidR="00FD1683">
          <w:rPr>
            <w:rFonts w:ascii="Arial" w:hAnsi="Arial" w:cs="Arial"/>
            <w:sz w:val="28"/>
            <w:szCs w:val="28"/>
            <w:lang w:val="en-US"/>
          </w:rPr>
          <w:t>, as well as of</w:t>
        </w:r>
      </w:ins>
      <w:del w:id="101" w:author="Проект новой редакции" w:date="2026-10-23T13:45:00Z">
        <w:r w:rsidR="00EA752C" w:rsidRPr="00554182">
          <w:rPr>
            <w:rFonts w:ascii="Arial" w:hAnsi="Arial" w:cs="Arial"/>
            <w:sz w:val="28"/>
            <w:szCs w:val="28"/>
            <w:lang w:val="en-US"/>
          </w:rPr>
          <w:delText xml:space="preserve"> on proposal of </w:delText>
        </w:r>
        <w:r w:rsidR="00EA752C" w:rsidRPr="00554182">
          <w:rPr>
            <w:rFonts w:ascii="Arial" w:hAnsi="Arial" w:cs="Arial"/>
            <w:sz w:val="28"/>
            <w:szCs w:val="28"/>
            <w:lang w:val="en-US"/>
          </w:rPr>
          <w:lastRenderedPageBreak/>
          <w:delText>the Management Council</w:delText>
        </w:r>
        <w:r w:rsidR="00142D19" w:rsidRPr="00554182">
          <w:rPr>
            <w:rFonts w:ascii="Arial" w:hAnsi="Arial" w:cs="Arial"/>
            <w:sz w:val="28"/>
            <w:szCs w:val="28"/>
            <w:lang w:val="en-US"/>
          </w:rPr>
          <w:delText xml:space="preserve"> and priority areas identified by</w:delText>
        </w:r>
      </w:del>
      <w:r w:rsidR="00142D19" w:rsidRPr="00554182">
        <w:rPr>
          <w:rFonts w:ascii="Arial" w:hAnsi="Arial" w:cs="Arial"/>
          <w:sz w:val="28"/>
          <w:szCs w:val="28"/>
          <w:lang w:val="en-US"/>
        </w:rPr>
        <w:t xml:space="preserve"> the </w:t>
      </w:r>
      <w:ins w:id="102" w:author="Проект новой редакции" w:date="2026-10-23T13:45:00Z">
        <w:r w:rsidR="00FD1683">
          <w:rPr>
            <w:rFonts w:ascii="Arial" w:hAnsi="Arial" w:cs="Arial"/>
            <w:sz w:val="28"/>
            <w:szCs w:val="28"/>
            <w:lang w:val="en-US"/>
          </w:rPr>
          <w:t>decisions referred to in section 14.1.(a), and to object to them in accordance with paragraph 3.11</w:t>
        </w:r>
      </w:ins>
      <w:del w:id="103" w:author="Проект новой редакции" w:date="2026-10-23T13:45:00Z">
        <w:r w:rsidR="00142D19" w:rsidRPr="00554182">
          <w:rPr>
            <w:rFonts w:ascii="Arial" w:hAnsi="Arial" w:cs="Arial"/>
            <w:sz w:val="28"/>
            <w:szCs w:val="28"/>
            <w:lang w:val="en-US"/>
          </w:rPr>
          <w:delText>Guardian Council</w:delText>
        </w:r>
      </w:del>
      <w:r w:rsidR="00142D19" w:rsidRPr="00554182">
        <w:rPr>
          <w:rFonts w:ascii="Arial" w:hAnsi="Arial" w:cs="Arial"/>
          <w:sz w:val="28"/>
          <w:szCs w:val="28"/>
          <w:lang w:val="en-US"/>
        </w:rPr>
        <w:t>;</w:t>
      </w:r>
    </w:p>
    <w:p w14:paraId="1A2FEC5A" w14:textId="53E197C2" w:rsidR="00E35B61" w:rsidRPr="00554182" w:rsidRDefault="001C2354" w:rsidP="00E35B61">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c) </w:t>
      </w:r>
      <w:r w:rsidR="00142D19" w:rsidRPr="00554182">
        <w:rPr>
          <w:rFonts w:ascii="Arial" w:hAnsi="Arial" w:cs="Arial"/>
          <w:sz w:val="28"/>
          <w:szCs w:val="28"/>
          <w:lang w:val="en-US"/>
        </w:rPr>
        <w:t>to represent the Foundation on all levels; or delegate it to the members of Guardian Council and/or to the Management Council;</w:t>
      </w:r>
    </w:p>
    <w:p w14:paraId="60AB4450" w14:textId="7D50E38B" w:rsidR="00B01AEA" w:rsidRPr="00554182" w:rsidRDefault="001C2354" w:rsidP="00E35B61">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d) </w:t>
      </w:r>
      <w:r w:rsidR="00142D19" w:rsidRPr="00554182">
        <w:rPr>
          <w:rFonts w:ascii="Arial" w:hAnsi="Arial" w:cs="Arial"/>
          <w:sz w:val="28"/>
          <w:szCs w:val="28"/>
          <w:lang w:val="en-US"/>
        </w:rPr>
        <w:t xml:space="preserve">to decide on convening </w:t>
      </w:r>
      <w:del w:id="104" w:author="Проект новой редакции" w:date="2026-10-23T13:45:00Z">
        <w:r w:rsidR="00142D19" w:rsidRPr="00554182">
          <w:rPr>
            <w:rFonts w:ascii="Arial" w:hAnsi="Arial" w:cs="Arial"/>
            <w:sz w:val="28"/>
            <w:szCs w:val="28"/>
            <w:lang w:val="en-US"/>
          </w:rPr>
          <w:delText xml:space="preserve">yearly </w:delText>
        </w:r>
      </w:del>
      <w:r w:rsidR="00142D19" w:rsidRPr="00554182">
        <w:rPr>
          <w:rFonts w:ascii="Arial" w:hAnsi="Arial" w:cs="Arial"/>
          <w:sz w:val="28"/>
          <w:szCs w:val="28"/>
          <w:lang w:val="en-US"/>
        </w:rPr>
        <w:t>annual meetings of the Guardian</w:t>
      </w:r>
      <w:del w:id="105" w:author="Проект новой редакции" w:date="2026-10-23T13:45:00Z">
        <w:r w:rsidR="00142D19" w:rsidRPr="00554182">
          <w:rPr>
            <w:rFonts w:ascii="Arial" w:hAnsi="Arial" w:cs="Arial"/>
            <w:sz w:val="28"/>
            <w:szCs w:val="28"/>
            <w:lang w:val="en-US"/>
          </w:rPr>
          <w:delText xml:space="preserve"> Council and/or Management</w:delText>
        </w:r>
      </w:del>
      <w:r w:rsidR="00142D19" w:rsidRPr="00554182">
        <w:rPr>
          <w:rFonts w:ascii="Arial" w:hAnsi="Arial" w:cs="Arial"/>
          <w:sz w:val="28"/>
          <w:szCs w:val="28"/>
          <w:lang w:val="en-US"/>
        </w:rPr>
        <w:t xml:space="preserve"> Council;</w:t>
      </w:r>
    </w:p>
    <w:p w14:paraId="425A802F" w14:textId="77777777" w:rsidR="00FD1683" w:rsidRDefault="00D46338" w:rsidP="00142D19">
      <w:pPr>
        <w:spacing w:after="0" w:line="240" w:lineRule="auto"/>
        <w:ind w:firstLine="993"/>
        <w:jc w:val="both"/>
        <w:rPr>
          <w:ins w:id="106" w:author="Проект новой редакции" w:date="2026-10-23T13:45:00Z"/>
          <w:rFonts w:ascii="Arial" w:hAnsi="Arial" w:cs="Arial"/>
          <w:sz w:val="28"/>
          <w:szCs w:val="28"/>
          <w:lang w:val="en-US"/>
        </w:rPr>
      </w:pPr>
      <w:r w:rsidRPr="00554182">
        <w:rPr>
          <w:rFonts w:ascii="Arial" w:hAnsi="Arial" w:cs="Arial"/>
          <w:sz w:val="28"/>
          <w:szCs w:val="28"/>
          <w:lang w:val="en-US"/>
        </w:rPr>
        <w:t>e</w:t>
      </w:r>
      <w:r w:rsidR="001C2354" w:rsidRPr="00554182">
        <w:rPr>
          <w:rFonts w:ascii="Arial" w:hAnsi="Arial" w:cs="Arial"/>
          <w:sz w:val="28"/>
          <w:szCs w:val="28"/>
          <w:lang w:val="en-US"/>
        </w:rPr>
        <w:t xml:space="preserve">) </w:t>
      </w:r>
      <w:r w:rsidR="00142D19" w:rsidRPr="00554182">
        <w:rPr>
          <w:rFonts w:ascii="Arial" w:hAnsi="Arial" w:cs="Arial"/>
          <w:sz w:val="28"/>
          <w:szCs w:val="28"/>
          <w:lang w:val="en-US"/>
        </w:rPr>
        <w:t>to exercise control over the effectiveness of governance practices in the Foundation</w:t>
      </w:r>
      <w:ins w:id="107" w:author="Проект новой редакции" w:date="2026-10-23T13:45:00Z">
        <w:r w:rsidR="00FD1683">
          <w:rPr>
            <w:rFonts w:ascii="Arial" w:hAnsi="Arial" w:cs="Arial"/>
            <w:sz w:val="28"/>
            <w:szCs w:val="28"/>
            <w:lang w:val="en-US"/>
          </w:rPr>
          <w:t>;</w:t>
        </w:r>
      </w:ins>
    </w:p>
    <w:p w14:paraId="24F452C8" w14:textId="77777777" w:rsidR="00FD1683" w:rsidRDefault="00FD1683" w:rsidP="00142D19">
      <w:pPr>
        <w:spacing w:after="0" w:line="240" w:lineRule="auto"/>
        <w:ind w:firstLine="993"/>
        <w:jc w:val="both"/>
        <w:rPr>
          <w:ins w:id="108" w:author="Проект новой редакции" w:date="2026-10-23T13:45:00Z"/>
          <w:rFonts w:ascii="Arial" w:hAnsi="Arial" w:cs="Arial"/>
          <w:sz w:val="28"/>
          <w:szCs w:val="28"/>
          <w:lang w:val="en-US"/>
        </w:rPr>
      </w:pPr>
      <w:ins w:id="109" w:author="Проект новой редакции" w:date="2026-10-23T13:45:00Z">
        <w:r>
          <w:rPr>
            <w:rFonts w:ascii="Arial" w:hAnsi="Arial" w:cs="Arial"/>
            <w:sz w:val="28"/>
            <w:szCs w:val="28"/>
            <w:lang w:val="en-US"/>
          </w:rPr>
          <w:t>f) to determine and approve Foundation’s development strategies;</w:t>
        </w:r>
      </w:ins>
    </w:p>
    <w:p w14:paraId="4C1895FA" w14:textId="77777777" w:rsidR="00FD1683" w:rsidRDefault="00FD1683" w:rsidP="00142D19">
      <w:pPr>
        <w:spacing w:after="0" w:line="240" w:lineRule="auto"/>
        <w:ind w:firstLine="993"/>
        <w:jc w:val="both"/>
        <w:rPr>
          <w:ins w:id="110" w:author="Проект новой редакции" w:date="2026-10-23T13:45:00Z"/>
          <w:rFonts w:ascii="Arial" w:hAnsi="Arial" w:cs="Arial"/>
          <w:sz w:val="28"/>
          <w:szCs w:val="28"/>
          <w:lang w:val="en-US"/>
        </w:rPr>
      </w:pPr>
      <w:ins w:id="111" w:author="Проект новой редакции" w:date="2026-10-23T13:45:00Z">
        <w:r>
          <w:rPr>
            <w:rFonts w:ascii="Arial" w:hAnsi="Arial" w:cs="Arial"/>
            <w:sz w:val="28"/>
            <w:szCs w:val="28"/>
            <w:lang w:val="en-US"/>
          </w:rPr>
          <w:t>g) to determine salaries and terms of remuneration and bonuses of the Management Council members on proposal of the Management Council;</w:t>
        </w:r>
      </w:ins>
    </w:p>
    <w:p w14:paraId="663E710F" w14:textId="77777777" w:rsidR="00FD1683" w:rsidRDefault="00FD1683" w:rsidP="00142D19">
      <w:pPr>
        <w:spacing w:after="0" w:line="240" w:lineRule="auto"/>
        <w:ind w:firstLine="993"/>
        <w:jc w:val="both"/>
        <w:rPr>
          <w:ins w:id="112" w:author="Проект новой редакции" w:date="2026-10-23T13:45:00Z"/>
          <w:rFonts w:ascii="Arial" w:hAnsi="Arial" w:cs="Arial"/>
          <w:sz w:val="28"/>
          <w:szCs w:val="28"/>
          <w:lang w:val="en-US"/>
        </w:rPr>
      </w:pPr>
      <w:ins w:id="113" w:author="Проект новой редакции" w:date="2026-10-23T13:45:00Z">
        <w:r>
          <w:rPr>
            <w:rFonts w:ascii="Arial" w:hAnsi="Arial" w:cs="Arial"/>
            <w:sz w:val="28"/>
            <w:szCs w:val="28"/>
            <w:lang w:val="en-US"/>
          </w:rPr>
          <w:t>h) to appoint and remove Guardians of the Guardian Council.</w:t>
        </w:r>
      </w:ins>
    </w:p>
    <w:p w14:paraId="0484331B" w14:textId="77777777" w:rsidR="00FD1683" w:rsidRDefault="00FD1683" w:rsidP="00FD1683">
      <w:pPr>
        <w:spacing w:after="0" w:line="240" w:lineRule="auto"/>
        <w:ind w:firstLine="709"/>
        <w:jc w:val="both"/>
        <w:rPr>
          <w:ins w:id="114" w:author="Проект новой редакции" w:date="2026-10-23T13:45:00Z"/>
          <w:rFonts w:ascii="Arial" w:hAnsi="Arial" w:cs="Arial"/>
          <w:sz w:val="28"/>
          <w:szCs w:val="28"/>
          <w:lang w:val="en-US"/>
        </w:rPr>
      </w:pPr>
      <w:ins w:id="115" w:author="Проект новой редакции" w:date="2026-10-23T13:45:00Z">
        <w:r>
          <w:rPr>
            <w:rFonts w:ascii="Arial" w:hAnsi="Arial" w:cs="Arial"/>
            <w:sz w:val="28"/>
            <w:szCs w:val="28"/>
            <w:lang w:val="en-US"/>
          </w:rPr>
          <w:t>3.6. The activities of the Guardian Council are financed from the funds of the Foundation.</w:t>
        </w:r>
      </w:ins>
    </w:p>
    <w:p w14:paraId="5EA94070" w14:textId="77777777" w:rsidR="00FD1683" w:rsidRDefault="00FD1683" w:rsidP="00FD1683">
      <w:pPr>
        <w:spacing w:after="0" w:line="240" w:lineRule="auto"/>
        <w:ind w:firstLine="709"/>
        <w:jc w:val="both"/>
        <w:rPr>
          <w:ins w:id="116" w:author="Проект новой редакции" w:date="2026-10-23T13:45:00Z"/>
          <w:rFonts w:ascii="Arial" w:hAnsi="Arial" w:cs="Arial"/>
          <w:sz w:val="28"/>
          <w:szCs w:val="28"/>
          <w:lang w:val="en-US"/>
        </w:rPr>
      </w:pPr>
      <w:ins w:id="117" w:author="Проект новой редакции" w:date="2026-10-23T13:45:00Z">
        <w:r>
          <w:rPr>
            <w:rFonts w:ascii="Arial" w:hAnsi="Arial" w:cs="Arial"/>
            <w:sz w:val="28"/>
            <w:szCs w:val="28"/>
            <w:lang w:val="en-US"/>
          </w:rPr>
          <w:t xml:space="preserve">3.7. Salaries, remuneration and bonuses of the Supreme Guardian and Guardians are determined collectively by the Guardian Council and approved at its meeting, and in the absence of Guardians </w:t>
        </w:r>
        <w:r w:rsidR="00567542">
          <w:rPr>
            <w:rFonts w:ascii="Arial" w:hAnsi="Arial" w:cs="Arial"/>
            <w:sz w:val="28"/>
            <w:szCs w:val="28"/>
            <w:lang w:val="en-US"/>
          </w:rPr>
          <w:t>–</w:t>
        </w:r>
        <w:r>
          <w:rPr>
            <w:rFonts w:ascii="Arial" w:hAnsi="Arial" w:cs="Arial"/>
            <w:sz w:val="28"/>
            <w:szCs w:val="28"/>
            <w:lang w:val="en-US"/>
          </w:rPr>
          <w:t xml:space="preserve"> by the Supreme Guardian individually. The Guardian Council notifies the Founder of the decision taken by sending the minutes of the meeting.</w:t>
        </w:r>
      </w:ins>
    </w:p>
    <w:p w14:paraId="1E19FA48" w14:textId="77777777" w:rsidR="00FD1683" w:rsidRDefault="00FD1683" w:rsidP="00FD1683">
      <w:pPr>
        <w:spacing w:after="0" w:line="240" w:lineRule="auto"/>
        <w:ind w:firstLine="709"/>
        <w:jc w:val="both"/>
        <w:rPr>
          <w:ins w:id="118" w:author="Проект новой редакции" w:date="2026-10-23T13:45:00Z"/>
          <w:rFonts w:ascii="Arial" w:hAnsi="Arial" w:cs="Arial"/>
          <w:sz w:val="28"/>
          <w:szCs w:val="28"/>
          <w:lang w:val="en-US"/>
        </w:rPr>
      </w:pPr>
      <w:ins w:id="119" w:author="Проект новой редакции" w:date="2026-10-23T13:45:00Z">
        <w:r>
          <w:rPr>
            <w:rFonts w:ascii="Arial" w:hAnsi="Arial" w:cs="Arial"/>
            <w:sz w:val="28"/>
            <w:szCs w:val="28"/>
            <w:lang w:val="en-US"/>
          </w:rPr>
          <w:t>3.8. Paragraph 3.7 does not apply to the Supreme Guardian and Guardians who are political or civil servants.</w:t>
        </w:r>
      </w:ins>
    </w:p>
    <w:p w14:paraId="65A35DB7" w14:textId="77777777" w:rsidR="00FD1683" w:rsidRDefault="00FD1683" w:rsidP="00FD1683">
      <w:pPr>
        <w:spacing w:after="0" w:line="240" w:lineRule="auto"/>
        <w:ind w:firstLine="709"/>
        <w:jc w:val="both"/>
        <w:rPr>
          <w:ins w:id="120" w:author="Проект новой редакции" w:date="2026-10-23T13:45:00Z"/>
          <w:rFonts w:ascii="Arial" w:hAnsi="Arial" w:cs="Arial"/>
          <w:sz w:val="28"/>
          <w:szCs w:val="28"/>
          <w:lang w:val="en-US"/>
        </w:rPr>
      </w:pPr>
      <w:ins w:id="121" w:author="Проект новой редакции" w:date="2026-10-23T13:45:00Z">
        <w:r>
          <w:rPr>
            <w:rFonts w:ascii="Arial" w:hAnsi="Arial" w:cs="Arial"/>
            <w:sz w:val="28"/>
            <w:szCs w:val="28"/>
            <w:lang w:val="en-US"/>
          </w:rPr>
          <w:t>3.9. By decision of the Supreme Guardian, the Guardian Council may have a secretary and (or) a working body supporting its activities.</w:t>
        </w:r>
      </w:ins>
    </w:p>
    <w:p w14:paraId="474F3336" w14:textId="77777777" w:rsidR="00FD1683" w:rsidRDefault="00FD1683" w:rsidP="00FD1683">
      <w:pPr>
        <w:spacing w:after="0" w:line="240" w:lineRule="auto"/>
        <w:ind w:firstLine="709"/>
        <w:jc w:val="both"/>
        <w:rPr>
          <w:ins w:id="122" w:author="Проект новой редакции" w:date="2026-10-23T13:45:00Z"/>
          <w:rFonts w:ascii="Arial" w:hAnsi="Arial" w:cs="Arial"/>
          <w:sz w:val="28"/>
          <w:szCs w:val="28"/>
          <w:lang w:val="en-US"/>
        </w:rPr>
      </w:pPr>
      <w:ins w:id="123" w:author="Проект новой редакции" w:date="2026-10-23T13:45:00Z">
        <w:r>
          <w:rPr>
            <w:rFonts w:ascii="Arial" w:hAnsi="Arial" w:cs="Arial"/>
            <w:sz w:val="28"/>
            <w:szCs w:val="28"/>
            <w:lang w:val="en-US"/>
          </w:rPr>
          <w:t>3.10. Matters requiring approval, consent or agreement of the Supreme Guardian (Guardian Council) are submitted by the Management Council in writing, including by e-mail, together with the necessary materials. If within 10 (ten) working days from the date of receipt of the materials the Supreme Guardian (Guardian Council) has not informed the Management Council of his/her decision or of an extension of the review period, the matter is deemed approved (agreed). The review period may be extended once by not more than 10 (ten) working days by written notice to the Management Council. This paragraph does not apply to consent to amendments to the Charter and By-laws (section 2.1.(c), Chapter 15) or to the appointment and removal of members of the Management Council (section 3.5.(a)).</w:t>
        </w:r>
      </w:ins>
    </w:p>
    <w:p w14:paraId="446C7084" w14:textId="77777777" w:rsidR="00FD1683" w:rsidRDefault="00FD1683" w:rsidP="00FD1683">
      <w:pPr>
        <w:spacing w:after="0" w:line="240" w:lineRule="auto"/>
        <w:ind w:firstLine="709"/>
        <w:jc w:val="both"/>
        <w:rPr>
          <w:ins w:id="124" w:author="Проект новой редакции" w:date="2026-10-23T13:45:00Z"/>
          <w:rFonts w:ascii="Arial" w:hAnsi="Arial" w:cs="Arial"/>
          <w:sz w:val="28"/>
          <w:szCs w:val="28"/>
          <w:lang w:val="en-US"/>
        </w:rPr>
      </w:pPr>
      <w:ins w:id="125" w:author="Проект новой редакции" w:date="2026-10-23T13:45:00Z">
        <w:r>
          <w:rPr>
            <w:rFonts w:ascii="Arial" w:hAnsi="Arial" w:cs="Arial"/>
            <w:sz w:val="28"/>
            <w:szCs w:val="28"/>
            <w:lang w:val="en-US"/>
          </w:rPr>
          <w:t xml:space="preserve">3.11. The Management Council notifies the Supreme Guardian of the approval and amendment of the budget and policies of the Foundation, as well as of the decisions referred to in section 14.1.(a), within 5 (five) working days from the date of the decision, attaching the approved document. The Supreme Guardian may, within 10 (ten) working days from the date of receipt of the notification, send the Management Council a reasoned written objection. The decision is implemented after the expiry of that period if no objection has been sent, or earlier upon written confirmation of the Supreme Guardian. If an objection is sent, the Management Council reconsiders the </w:t>
        </w:r>
        <w:r>
          <w:rPr>
            <w:rFonts w:ascii="Arial" w:hAnsi="Arial" w:cs="Arial"/>
            <w:sz w:val="28"/>
            <w:szCs w:val="28"/>
            <w:lang w:val="en-US"/>
          </w:rPr>
          <w:lastRenderedPageBreak/>
          <w:t>matter taking the objection into account and notifies the Supreme Guardian of its decision in the same manner.</w:t>
        </w:r>
      </w:ins>
    </w:p>
    <w:p w14:paraId="3B17DE61" w14:textId="0F253FE3" w:rsidR="00BF6DBA" w:rsidRPr="00554182" w:rsidRDefault="00FD1683" w:rsidP="00142D19">
      <w:pPr>
        <w:spacing w:after="0" w:line="240" w:lineRule="auto"/>
        <w:ind w:firstLine="993"/>
        <w:jc w:val="both"/>
        <w:rPr>
          <w:rFonts w:ascii="Arial" w:hAnsi="Arial" w:cs="Arial"/>
          <w:sz w:val="28"/>
          <w:szCs w:val="28"/>
          <w:lang w:val="en-US"/>
        </w:rPr>
      </w:pPr>
      <w:ins w:id="126" w:author="Проект новой редакции" w:date="2026-10-23T13:45:00Z">
        <w:r>
          <w:rPr>
            <w:rFonts w:ascii="Arial" w:hAnsi="Arial" w:cs="Arial"/>
            <w:sz w:val="28"/>
            <w:szCs w:val="28"/>
            <w:lang w:val="en-US"/>
          </w:rPr>
          <w:t>3.12. During his/her temporary absence, the Supreme Guardian may instruct one of the Guardians in writing to consider the matters referred to in paragraphs 3.10 and 3.11. If the office of the Supreme Guardian is vacant, the materials and notifications referred to in paragraphs 3.10 and 3.11 are sent to the Guardian Council, and in the absence of Guardians, to the Founder; the periods and the consequences of their non-consideration are determined by paragraphs 3.10 and 3.11</w:t>
        </w:r>
      </w:ins>
      <w:r w:rsidR="00142D19" w:rsidRPr="00554182">
        <w:rPr>
          <w:rFonts w:ascii="Arial" w:hAnsi="Arial" w:cs="Arial"/>
          <w:sz w:val="28"/>
          <w:szCs w:val="28"/>
          <w:lang w:val="en-US"/>
        </w:rPr>
        <w:t>.</w:t>
      </w:r>
    </w:p>
    <w:p w14:paraId="440DEB83" w14:textId="77777777" w:rsidR="001F3FE0" w:rsidRPr="00554182" w:rsidRDefault="001F3FE0" w:rsidP="00780F9A">
      <w:pPr>
        <w:spacing w:after="0" w:line="240" w:lineRule="auto"/>
        <w:jc w:val="both"/>
        <w:rPr>
          <w:rFonts w:ascii="Arial" w:hAnsi="Arial" w:cs="Arial"/>
          <w:b/>
          <w:sz w:val="28"/>
          <w:szCs w:val="28"/>
          <w:lang w:val="en-US"/>
        </w:rPr>
      </w:pPr>
    </w:p>
    <w:p w14:paraId="364CB0AF" w14:textId="14891C56" w:rsidR="00560ECD" w:rsidRPr="00554182" w:rsidRDefault="00560ECD" w:rsidP="0002076D">
      <w:pPr>
        <w:spacing w:after="0" w:line="240" w:lineRule="auto"/>
        <w:jc w:val="center"/>
        <w:rPr>
          <w:rFonts w:ascii="Arial" w:hAnsi="Arial" w:cs="Arial"/>
          <w:b/>
          <w:sz w:val="28"/>
          <w:szCs w:val="28"/>
          <w:lang w:val="en-GB"/>
        </w:rPr>
      </w:pPr>
      <w:r w:rsidRPr="00554182">
        <w:rPr>
          <w:rFonts w:ascii="Arial" w:hAnsi="Arial" w:cs="Arial"/>
          <w:b/>
          <w:sz w:val="28"/>
          <w:szCs w:val="28"/>
          <w:lang w:val="en-GB"/>
        </w:rPr>
        <w:t>4. MEETINGS OF THE GUARDIAN COUNCIL</w:t>
      </w:r>
    </w:p>
    <w:p w14:paraId="3722F328" w14:textId="77777777" w:rsidR="00560ECD" w:rsidRPr="00554182" w:rsidRDefault="00560ECD" w:rsidP="00560ECD">
      <w:pPr>
        <w:spacing w:after="0" w:line="240" w:lineRule="auto"/>
        <w:ind w:firstLine="709"/>
        <w:jc w:val="both"/>
        <w:rPr>
          <w:rFonts w:ascii="Arial" w:hAnsi="Arial" w:cs="Arial"/>
          <w:sz w:val="28"/>
          <w:szCs w:val="28"/>
          <w:lang w:val="en-GB"/>
        </w:rPr>
      </w:pPr>
    </w:p>
    <w:p w14:paraId="52D7073E" w14:textId="72E0FAA1" w:rsidR="00560ECD" w:rsidRPr="00554182" w:rsidRDefault="00560ECD" w:rsidP="00560ECD">
      <w:pPr>
        <w:spacing w:after="0" w:line="240" w:lineRule="auto"/>
        <w:ind w:firstLine="709"/>
        <w:jc w:val="both"/>
        <w:rPr>
          <w:rFonts w:ascii="Arial" w:hAnsi="Arial" w:cs="Arial"/>
          <w:bCs/>
          <w:sz w:val="28"/>
          <w:szCs w:val="28"/>
          <w:lang w:val="en-GB"/>
        </w:rPr>
      </w:pPr>
      <w:r w:rsidRPr="00554182">
        <w:rPr>
          <w:rFonts w:ascii="Arial" w:hAnsi="Arial" w:cs="Arial"/>
          <w:sz w:val="28"/>
          <w:szCs w:val="28"/>
          <w:lang w:val="en-GB"/>
        </w:rPr>
        <w:t xml:space="preserve">4.1. Any member of the Guardian Council may call a meeting. </w:t>
      </w:r>
      <w:r w:rsidRPr="00554182">
        <w:rPr>
          <w:rFonts w:ascii="Arial" w:hAnsi="Arial" w:cs="Arial"/>
          <w:bCs/>
          <w:sz w:val="28"/>
          <w:szCs w:val="28"/>
          <w:lang w:val="en-GB"/>
        </w:rPr>
        <w:t xml:space="preserve">No </w:t>
      </w:r>
      <w:r w:rsidR="000F38E2" w:rsidRPr="00554182">
        <w:rPr>
          <w:rFonts w:ascii="Arial" w:hAnsi="Arial" w:cs="Arial"/>
          <w:bCs/>
          <w:sz w:val="28"/>
          <w:szCs w:val="28"/>
          <w:lang w:val="en-GB"/>
        </w:rPr>
        <w:t>meeting must take place unless the</w:t>
      </w:r>
      <w:r w:rsidRPr="00554182">
        <w:rPr>
          <w:rFonts w:ascii="Arial" w:hAnsi="Arial" w:cs="Arial"/>
          <w:bCs/>
          <w:sz w:val="28"/>
          <w:szCs w:val="28"/>
          <w:lang w:val="en-GB"/>
        </w:rPr>
        <w:t xml:space="preserve"> quorum </w:t>
      </w:r>
      <w:r w:rsidR="000F38E2" w:rsidRPr="00554182">
        <w:rPr>
          <w:rFonts w:ascii="Arial" w:hAnsi="Arial" w:cs="Arial"/>
          <w:bCs/>
          <w:sz w:val="28"/>
          <w:szCs w:val="28"/>
          <w:lang w:val="en-GB"/>
        </w:rPr>
        <w:t xml:space="preserve">of a </w:t>
      </w:r>
      <w:r w:rsidRPr="00554182">
        <w:rPr>
          <w:rFonts w:ascii="Arial" w:hAnsi="Arial" w:cs="Arial"/>
          <w:bCs/>
          <w:sz w:val="28"/>
          <w:szCs w:val="28"/>
          <w:lang w:val="en-GB"/>
        </w:rPr>
        <w:t>2/3 of Guardian Council</w:t>
      </w:r>
      <w:r w:rsidR="000F38E2" w:rsidRPr="00554182">
        <w:rPr>
          <w:rFonts w:ascii="Arial" w:hAnsi="Arial" w:cs="Arial"/>
          <w:bCs/>
          <w:sz w:val="28"/>
          <w:szCs w:val="28"/>
          <w:lang w:val="en-GB"/>
        </w:rPr>
        <w:t xml:space="preserve"> members are present</w:t>
      </w:r>
      <w:r w:rsidRPr="00554182">
        <w:rPr>
          <w:rFonts w:ascii="Arial" w:hAnsi="Arial" w:cs="Arial"/>
          <w:bCs/>
          <w:sz w:val="28"/>
          <w:szCs w:val="28"/>
          <w:lang w:val="en-GB"/>
        </w:rPr>
        <w:t xml:space="preserve"> </w:t>
      </w:r>
      <w:r w:rsidR="000F38E2" w:rsidRPr="00554182">
        <w:rPr>
          <w:rFonts w:ascii="Arial" w:hAnsi="Arial" w:cs="Arial"/>
          <w:bCs/>
          <w:sz w:val="28"/>
          <w:szCs w:val="28"/>
          <w:lang w:val="en-GB"/>
        </w:rPr>
        <w:t>(</w:t>
      </w:r>
      <w:r w:rsidRPr="00554182">
        <w:rPr>
          <w:rFonts w:ascii="Arial" w:hAnsi="Arial" w:cs="Arial"/>
          <w:bCs/>
          <w:sz w:val="28"/>
          <w:szCs w:val="28"/>
          <w:lang w:val="en-GB"/>
        </w:rPr>
        <w:t xml:space="preserve">in case </w:t>
      </w:r>
      <w:r w:rsidR="000F38E2" w:rsidRPr="00554182">
        <w:rPr>
          <w:rFonts w:ascii="Arial" w:hAnsi="Arial" w:cs="Arial"/>
          <w:bCs/>
          <w:sz w:val="28"/>
          <w:szCs w:val="28"/>
          <w:lang w:val="en-GB"/>
        </w:rPr>
        <w:t xml:space="preserve">when </w:t>
      </w:r>
      <w:r w:rsidRPr="00554182">
        <w:rPr>
          <w:rFonts w:ascii="Arial" w:hAnsi="Arial" w:cs="Arial"/>
          <w:bCs/>
          <w:sz w:val="28"/>
          <w:szCs w:val="28"/>
          <w:lang w:val="en-GB"/>
        </w:rPr>
        <w:t>Guardian Council members</w:t>
      </w:r>
      <w:r w:rsidR="000F38E2" w:rsidRPr="00554182">
        <w:rPr>
          <w:rFonts w:ascii="Arial" w:hAnsi="Arial" w:cs="Arial"/>
          <w:bCs/>
          <w:sz w:val="28"/>
          <w:szCs w:val="28"/>
          <w:lang w:val="en-GB"/>
        </w:rPr>
        <w:t xml:space="preserve"> not yet appointed</w:t>
      </w:r>
      <w:r w:rsidRPr="00554182">
        <w:rPr>
          <w:rFonts w:ascii="Arial" w:hAnsi="Arial" w:cs="Arial"/>
          <w:bCs/>
          <w:sz w:val="28"/>
          <w:szCs w:val="28"/>
          <w:lang w:val="en-GB"/>
        </w:rPr>
        <w:t xml:space="preserve">, individually by Supreme Guardian). </w:t>
      </w:r>
    </w:p>
    <w:p w14:paraId="1E3DBAD4" w14:textId="77777777" w:rsidR="00560ECD" w:rsidRPr="00554182" w:rsidRDefault="00560ECD" w:rsidP="00560ECD">
      <w:pPr>
        <w:spacing w:after="0" w:line="240" w:lineRule="auto"/>
        <w:ind w:firstLine="709"/>
        <w:jc w:val="both"/>
        <w:rPr>
          <w:rFonts w:ascii="Arial" w:hAnsi="Arial" w:cs="Arial"/>
          <w:sz w:val="28"/>
          <w:szCs w:val="28"/>
          <w:lang w:val="en-GB"/>
        </w:rPr>
      </w:pPr>
    </w:p>
    <w:p w14:paraId="413520AC"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4.2. Meeting of the Guardian Council must be called by at least 14 days’ notice to all the Guardian Council members.</w:t>
      </w:r>
    </w:p>
    <w:p w14:paraId="2E332F2B" w14:textId="77777777" w:rsidR="00560ECD" w:rsidRPr="00554182" w:rsidRDefault="00560ECD" w:rsidP="00560ECD">
      <w:pPr>
        <w:spacing w:after="0" w:line="240" w:lineRule="auto"/>
        <w:ind w:firstLine="709"/>
        <w:jc w:val="both"/>
        <w:rPr>
          <w:rFonts w:ascii="Arial" w:hAnsi="Arial" w:cs="Arial"/>
          <w:sz w:val="28"/>
          <w:szCs w:val="28"/>
          <w:lang w:val="en-GB"/>
        </w:rPr>
      </w:pPr>
    </w:p>
    <w:p w14:paraId="7CA53F70"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4.3. Such notice of meeting must specify the time and place of the meeting and the general nature of the matters to be considered.</w:t>
      </w:r>
    </w:p>
    <w:p w14:paraId="6A7F9C14" w14:textId="77777777" w:rsidR="00560ECD" w:rsidRPr="00554182" w:rsidRDefault="00560ECD" w:rsidP="00560ECD">
      <w:pPr>
        <w:spacing w:after="0" w:line="240" w:lineRule="auto"/>
        <w:ind w:firstLine="709"/>
        <w:jc w:val="both"/>
        <w:rPr>
          <w:rFonts w:ascii="Arial" w:hAnsi="Arial" w:cs="Arial"/>
          <w:sz w:val="28"/>
          <w:szCs w:val="28"/>
          <w:lang w:val="en-GB"/>
        </w:rPr>
      </w:pPr>
    </w:p>
    <w:p w14:paraId="3C9396CA"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4.4. The members of the Guardian Council may unanimously waive notice of any meeting.</w:t>
      </w:r>
    </w:p>
    <w:p w14:paraId="050C8FF7" w14:textId="77777777" w:rsidR="00560ECD" w:rsidRPr="00554182" w:rsidRDefault="00560ECD" w:rsidP="00560ECD">
      <w:pPr>
        <w:spacing w:after="0" w:line="240" w:lineRule="auto"/>
        <w:ind w:firstLine="709"/>
        <w:jc w:val="both"/>
        <w:rPr>
          <w:rFonts w:ascii="Arial" w:hAnsi="Arial" w:cs="Arial"/>
          <w:sz w:val="28"/>
          <w:szCs w:val="28"/>
          <w:lang w:val="en-GB"/>
        </w:rPr>
      </w:pPr>
    </w:p>
    <w:p w14:paraId="4DFB9C45" w14:textId="77777777" w:rsidR="00560ECD" w:rsidRPr="00554182" w:rsidRDefault="00560ECD" w:rsidP="00560ECD">
      <w:pPr>
        <w:spacing w:after="0" w:line="240" w:lineRule="auto"/>
        <w:ind w:firstLine="709"/>
        <w:jc w:val="both"/>
        <w:rPr>
          <w:rFonts w:ascii="Arial" w:hAnsi="Arial" w:cs="Arial"/>
          <w:sz w:val="28"/>
          <w:szCs w:val="28"/>
          <w:lang w:val="en-GB"/>
        </w:rPr>
      </w:pPr>
      <w:r w:rsidRPr="00554182">
        <w:rPr>
          <w:rFonts w:ascii="Arial" w:hAnsi="Arial" w:cs="Arial"/>
          <w:sz w:val="28"/>
          <w:szCs w:val="28"/>
          <w:lang w:val="en-GB"/>
        </w:rPr>
        <w:t>4.5. The proceedings of a meeting are not invalid solely because of the inadvertent failure to give notice of the meeting to, or the failure to receive notice of a meeting by any person entitled to receive such notice.</w:t>
      </w:r>
    </w:p>
    <w:p w14:paraId="48A6DCFB" w14:textId="77777777" w:rsidR="00560ECD" w:rsidRPr="00554182" w:rsidRDefault="00560ECD" w:rsidP="00560ECD">
      <w:pPr>
        <w:spacing w:after="0" w:line="240" w:lineRule="auto"/>
        <w:ind w:firstLine="709"/>
        <w:jc w:val="both"/>
        <w:rPr>
          <w:rFonts w:ascii="Arial" w:hAnsi="Arial" w:cs="Arial"/>
          <w:sz w:val="28"/>
          <w:szCs w:val="28"/>
          <w:lang w:val="en-GB"/>
        </w:rPr>
      </w:pPr>
    </w:p>
    <w:p w14:paraId="7DB57E33" w14:textId="447861D3" w:rsidR="00560ECD" w:rsidRPr="00554182" w:rsidRDefault="00560ECD" w:rsidP="00DE5CBD">
      <w:pPr>
        <w:spacing w:after="0" w:line="240" w:lineRule="auto"/>
        <w:ind w:firstLine="708"/>
        <w:jc w:val="both"/>
        <w:rPr>
          <w:rFonts w:ascii="Arial" w:hAnsi="Arial" w:cs="Arial"/>
          <w:b/>
          <w:sz w:val="28"/>
          <w:szCs w:val="28"/>
          <w:lang w:val="en-US"/>
        </w:rPr>
      </w:pPr>
      <w:r w:rsidRPr="00554182">
        <w:rPr>
          <w:rFonts w:ascii="Arial" w:hAnsi="Arial" w:cs="Arial"/>
          <w:bCs/>
          <w:sz w:val="28"/>
          <w:szCs w:val="28"/>
          <w:lang w:val="en-GB"/>
        </w:rPr>
        <w:t>4.6. Any matters arising at a meeting must be decided by a majority of votes with the Supreme Guardian having a second or casting vote in the case of equality of votes.</w:t>
      </w:r>
    </w:p>
    <w:p w14:paraId="53C09250" w14:textId="77777777" w:rsidR="001F3FE0" w:rsidRPr="00554182" w:rsidRDefault="001F3FE0" w:rsidP="00780F9A">
      <w:pPr>
        <w:spacing w:after="0" w:line="240" w:lineRule="auto"/>
        <w:jc w:val="both"/>
        <w:rPr>
          <w:rFonts w:ascii="Arial" w:hAnsi="Arial" w:cs="Arial"/>
          <w:b/>
          <w:sz w:val="28"/>
          <w:szCs w:val="28"/>
          <w:lang w:val="en-US"/>
        </w:rPr>
      </w:pPr>
    </w:p>
    <w:p w14:paraId="798C536C" w14:textId="00271AB2" w:rsidR="00AE1544"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5</w:t>
      </w:r>
      <w:r w:rsidR="008D0245" w:rsidRPr="00554182">
        <w:rPr>
          <w:rFonts w:ascii="Arial" w:hAnsi="Arial" w:cs="Arial"/>
          <w:b/>
          <w:sz w:val="28"/>
          <w:szCs w:val="28"/>
          <w:lang w:val="en-US"/>
        </w:rPr>
        <w:t>.</w:t>
      </w:r>
      <w:r w:rsidR="00AE1544" w:rsidRPr="00554182">
        <w:rPr>
          <w:rFonts w:ascii="Arial" w:hAnsi="Arial" w:cs="Arial"/>
          <w:b/>
          <w:sz w:val="28"/>
          <w:szCs w:val="28"/>
          <w:lang w:val="en-US"/>
        </w:rPr>
        <w:tab/>
        <w:t>APPOINTMENT AND RETIREMENT OF MEMBERS OF GUARDIAN COUNCIL</w:t>
      </w:r>
    </w:p>
    <w:p w14:paraId="17693C24" w14:textId="77777777" w:rsidR="00AE1544" w:rsidRPr="00554182" w:rsidRDefault="00AE1544" w:rsidP="00726F79">
      <w:pPr>
        <w:spacing w:after="0" w:line="240" w:lineRule="auto"/>
        <w:ind w:firstLine="709"/>
        <w:jc w:val="both"/>
        <w:rPr>
          <w:rFonts w:ascii="Arial" w:hAnsi="Arial" w:cs="Arial"/>
          <w:sz w:val="28"/>
          <w:szCs w:val="28"/>
          <w:lang w:val="en-US"/>
        </w:rPr>
      </w:pPr>
    </w:p>
    <w:p w14:paraId="3B34E5C1" w14:textId="3FCD5CF3" w:rsidR="008D0245"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5</w:t>
      </w:r>
      <w:r w:rsidR="008D0245" w:rsidRPr="00554182">
        <w:rPr>
          <w:rFonts w:ascii="Arial" w:hAnsi="Arial" w:cs="Arial"/>
          <w:sz w:val="28"/>
          <w:szCs w:val="28"/>
          <w:lang w:val="en-US"/>
        </w:rPr>
        <w:t>.1.</w:t>
      </w:r>
      <w:r w:rsidR="0002076D" w:rsidRPr="00554182">
        <w:rPr>
          <w:rFonts w:ascii="Arial" w:hAnsi="Arial" w:cs="Arial"/>
          <w:sz w:val="28"/>
          <w:szCs w:val="28"/>
          <w:lang w:val="en-US"/>
        </w:rPr>
        <w:t xml:space="preserve"> </w:t>
      </w:r>
      <w:r w:rsidR="008D0245" w:rsidRPr="00554182">
        <w:rPr>
          <w:rFonts w:ascii="Arial" w:hAnsi="Arial" w:cs="Arial"/>
          <w:sz w:val="28"/>
          <w:szCs w:val="28"/>
          <w:lang w:val="en-US"/>
        </w:rPr>
        <w:t>Member of the</w:t>
      </w:r>
      <w:r w:rsidR="0061751C" w:rsidRPr="00554182">
        <w:rPr>
          <w:rFonts w:ascii="Arial" w:hAnsi="Arial" w:cs="Arial"/>
          <w:sz w:val="28"/>
          <w:szCs w:val="28"/>
          <w:lang w:val="en-US"/>
        </w:rPr>
        <w:t xml:space="preserve"> Guardian</w:t>
      </w:r>
      <w:r w:rsidR="008D0245" w:rsidRPr="00554182">
        <w:rPr>
          <w:rFonts w:ascii="Arial" w:hAnsi="Arial" w:cs="Arial"/>
          <w:sz w:val="28"/>
          <w:szCs w:val="28"/>
          <w:lang w:val="en-US"/>
        </w:rPr>
        <w:t xml:space="preserve"> Council according to section 2.1.(a) shall be appointed to </w:t>
      </w:r>
      <w:r w:rsidR="00CB631F" w:rsidRPr="00554182">
        <w:rPr>
          <w:rFonts w:ascii="Arial" w:hAnsi="Arial" w:cs="Arial"/>
          <w:sz w:val="28"/>
          <w:szCs w:val="28"/>
          <w:lang w:val="en-US"/>
        </w:rPr>
        <w:t xml:space="preserve">the </w:t>
      </w:r>
      <w:r w:rsidR="008D0245" w:rsidRPr="00554182">
        <w:rPr>
          <w:rFonts w:ascii="Arial" w:hAnsi="Arial" w:cs="Arial"/>
          <w:sz w:val="28"/>
          <w:szCs w:val="28"/>
          <w:lang w:val="en-US"/>
        </w:rPr>
        <w:t>following period:</w:t>
      </w:r>
    </w:p>
    <w:p w14:paraId="775EEB2F" w14:textId="77777777" w:rsidR="008D0245" w:rsidRPr="00554182" w:rsidRDefault="008D0245"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a) Supreme Guardian for the period of “</w:t>
      </w:r>
      <w:r w:rsidR="004E36D7" w:rsidRPr="00554182">
        <w:rPr>
          <w:rFonts w:ascii="Arial" w:hAnsi="Arial" w:cs="Arial"/>
          <w:sz w:val="28"/>
          <w:szCs w:val="28"/>
          <w:lang w:val="en-US"/>
        </w:rPr>
        <w:t>6</w:t>
      </w:r>
      <w:r w:rsidRPr="00554182">
        <w:rPr>
          <w:rFonts w:ascii="Arial" w:hAnsi="Arial" w:cs="Arial"/>
          <w:sz w:val="28"/>
          <w:szCs w:val="28"/>
          <w:lang w:val="en-US"/>
        </w:rPr>
        <w:t>” years from the date of appointment and written consent;</w:t>
      </w:r>
    </w:p>
    <w:p w14:paraId="0F71749F" w14:textId="01FA5E94" w:rsidR="008D0245" w:rsidRPr="00554182" w:rsidRDefault="008D0245"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b) Guardian for the period of “</w:t>
      </w:r>
      <w:r w:rsidR="00CB6F0E" w:rsidRPr="00554182">
        <w:rPr>
          <w:rFonts w:ascii="Arial" w:hAnsi="Arial" w:cs="Arial"/>
          <w:sz w:val="28"/>
          <w:szCs w:val="28"/>
          <w:lang w:val="en-US"/>
        </w:rPr>
        <w:t>3</w:t>
      </w:r>
      <w:r w:rsidRPr="00554182">
        <w:rPr>
          <w:rFonts w:ascii="Arial" w:hAnsi="Arial" w:cs="Arial"/>
          <w:sz w:val="28"/>
          <w:szCs w:val="28"/>
          <w:lang w:val="en-US"/>
        </w:rPr>
        <w:t>” years from the date of appointment and written consent;</w:t>
      </w:r>
    </w:p>
    <w:p w14:paraId="0E93A5B2" w14:textId="77777777" w:rsidR="008D0245" w:rsidRPr="00554182" w:rsidRDefault="008D0245" w:rsidP="00726F79">
      <w:pPr>
        <w:spacing w:after="0" w:line="240" w:lineRule="auto"/>
        <w:ind w:firstLine="709"/>
        <w:jc w:val="both"/>
        <w:rPr>
          <w:rFonts w:ascii="Arial" w:hAnsi="Arial" w:cs="Arial"/>
          <w:sz w:val="28"/>
          <w:szCs w:val="28"/>
          <w:lang w:val="en-US"/>
        </w:rPr>
      </w:pPr>
    </w:p>
    <w:p w14:paraId="51485E67" w14:textId="3809F5CE" w:rsidR="0061751C"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5</w:t>
      </w:r>
      <w:r w:rsidR="008D0245" w:rsidRPr="00554182">
        <w:rPr>
          <w:rFonts w:ascii="Arial" w:hAnsi="Arial" w:cs="Arial"/>
          <w:sz w:val="28"/>
          <w:szCs w:val="28"/>
          <w:lang w:val="en-US"/>
        </w:rPr>
        <w:t xml:space="preserve">.2. </w:t>
      </w:r>
      <w:r w:rsidR="0061751C" w:rsidRPr="00554182">
        <w:rPr>
          <w:rFonts w:ascii="Arial" w:hAnsi="Arial" w:cs="Arial"/>
          <w:sz w:val="28"/>
          <w:szCs w:val="28"/>
          <w:lang w:val="en-US"/>
        </w:rPr>
        <w:t xml:space="preserve">The </w:t>
      </w:r>
      <w:r w:rsidR="00E50E7B" w:rsidRPr="00554182">
        <w:rPr>
          <w:rFonts w:ascii="Arial" w:hAnsi="Arial" w:cs="Arial"/>
          <w:sz w:val="28"/>
          <w:szCs w:val="28"/>
          <w:lang w:val="en-US"/>
        </w:rPr>
        <w:t>Member of the</w:t>
      </w:r>
      <w:r w:rsidR="00E50E7B" w:rsidRPr="00554182">
        <w:rPr>
          <w:rFonts w:ascii="Arial" w:hAnsi="Arial" w:cs="Arial"/>
          <w:sz w:val="28"/>
          <w:szCs w:val="28"/>
          <w:lang w:val="kk-KZ"/>
        </w:rPr>
        <w:t xml:space="preserve"> </w:t>
      </w:r>
      <w:r w:rsidR="0061751C" w:rsidRPr="00554182">
        <w:rPr>
          <w:rFonts w:ascii="Arial" w:hAnsi="Arial" w:cs="Arial"/>
          <w:sz w:val="28"/>
          <w:szCs w:val="28"/>
          <w:lang w:val="en-US"/>
        </w:rPr>
        <w:t>Guardian</w:t>
      </w:r>
      <w:r w:rsidR="00E50E7B" w:rsidRPr="00554182">
        <w:rPr>
          <w:rFonts w:ascii="Arial" w:hAnsi="Arial" w:cs="Arial"/>
          <w:sz w:val="28"/>
          <w:szCs w:val="28"/>
          <w:lang w:val="en-US"/>
        </w:rPr>
        <w:t xml:space="preserve"> Council</w:t>
      </w:r>
      <w:r w:rsidR="0061751C" w:rsidRPr="00554182">
        <w:rPr>
          <w:rFonts w:ascii="Arial" w:hAnsi="Arial" w:cs="Arial"/>
          <w:sz w:val="28"/>
          <w:szCs w:val="28"/>
          <w:lang w:val="en-US"/>
        </w:rPr>
        <w:t xml:space="preserve"> </w:t>
      </w:r>
      <w:r w:rsidR="00E50E7B" w:rsidRPr="00554182">
        <w:rPr>
          <w:rFonts w:ascii="Arial" w:hAnsi="Arial" w:cs="Arial"/>
          <w:sz w:val="28"/>
          <w:szCs w:val="28"/>
          <w:lang w:val="en-US"/>
        </w:rPr>
        <w:t>shall be</w:t>
      </w:r>
      <w:r w:rsidR="0061751C" w:rsidRPr="00554182">
        <w:rPr>
          <w:rFonts w:ascii="Arial" w:hAnsi="Arial" w:cs="Arial"/>
          <w:sz w:val="28"/>
          <w:szCs w:val="28"/>
          <w:lang w:val="en-US"/>
        </w:rPr>
        <w:t xml:space="preserve"> </w:t>
      </w:r>
      <w:r w:rsidR="00E47BC0" w:rsidRPr="00554182">
        <w:rPr>
          <w:rFonts w:ascii="Arial" w:hAnsi="Arial" w:cs="Arial"/>
          <w:sz w:val="28"/>
          <w:szCs w:val="28"/>
          <w:lang w:val="en-US"/>
        </w:rPr>
        <w:t>dismissed</w:t>
      </w:r>
      <w:r w:rsidR="0061751C" w:rsidRPr="00554182">
        <w:rPr>
          <w:rFonts w:ascii="Arial" w:hAnsi="Arial" w:cs="Arial"/>
          <w:sz w:val="28"/>
          <w:szCs w:val="28"/>
          <w:lang w:val="en-US"/>
        </w:rPr>
        <w:t>:</w:t>
      </w:r>
    </w:p>
    <w:p w14:paraId="605A6CDC" w14:textId="2310A954" w:rsidR="00E50E7B" w:rsidRPr="00554182" w:rsidRDefault="00E50E7B"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lastRenderedPageBreak/>
        <w:t xml:space="preserve">a) </w:t>
      </w:r>
      <w:r w:rsidR="00DE787A" w:rsidRPr="00554182">
        <w:rPr>
          <w:rFonts w:ascii="Arial" w:hAnsi="Arial" w:cs="Arial"/>
          <w:sz w:val="28"/>
          <w:szCs w:val="28"/>
          <w:lang w:val="en-US"/>
        </w:rPr>
        <w:t xml:space="preserve">due to expired </w:t>
      </w:r>
      <w:r w:rsidRPr="00554182">
        <w:rPr>
          <w:rFonts w:ascii="Arial" w:hAnsi="Arial" w:cs="Arial"/>
          <w:sz w:val="28"/>
          <w:szCs w:val="28"/>
          <w:lang w:val="en-US"/>
        </w:rPr>
        <w:t>appointment</w:t>
      </w:r>
      <w:r w:rsidR="00E47BC0" w:rsidRPr="00554182">
        <w:rPr>
          <w:rFonts w:ascii="Arial" w:hAnsi="Arial" w:cs="Arial"/>
          <w:sz w:val="28"/>
          <w:szCs w:val="28"/>
          <w:lang w:val="en-US"/>
        </w:rPr>
        <w:t xml:space="preserve"> period</w:t>
      </w:r>
      <w:r w:rsidRPr="00554182">
        <w:rPr>
          <w:rFonts w:ascii="Arial" w:hAnsi="Arial" w:cs="Arial"/>
          <w:sz w:val="28"/>
          <w:szCs w:val="28"/>
          <w:lang w:val="en-US"/>
        </w:rPr>
        <w:t xml:space="preserve"> of the Guardian</w:t>
      </w:r>
      <w:ins w:id="127" w:author="Проект новой редакции" w:date="2026-10-23T13:45:00Z">
        <w:r w:rsidR="00FD1683">
          <w:rPr>
            <w:rFonts w:ascii="Arial" w:hAnsi="Arial" w:cs="Arial"/>
            <w:sz w:val="28"/>
            <w:szCs w:val="28"/>
            <w:lang w:val="en-US"/>
          </w:rPr>
          <w:t>, including the Supreme Guardian;</w:t>
        </w:r>
      </w:ins>
      <w:del w:id="128" w:author="Проект новой редакции" w:date="2026-10-23T13:45:00Z">
        <w:r w:rsidR="00E47BC0" w:rsidRPr="00554182">
          <w:rPr>
            <w:rFonts w:ascii="Arial" w:hAnsi="Arial" w:cs="Arial"/>
            <w:sz w:val="28"/>
            <w:szCs w:val="28"/>
            <w:lang w:val="en-US"/>
          </w:rPr>
          <w:delText>;</w:delText>
        </w:r>
      </w:del>
    </w:p>
    <w:p w14:paraId="080F0CCA" w14:textId="513CC864" w:rsidR="007C3F29" w:rsidRPr="00554182" w:rsidRDefault="00550A98"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b)</w:t>
      </w:r>
      <w:r w:rsidR="00DE787A" w:rsidRPr="00554182">
        <w:rPr>
          <w:rFonts w:ascii="Arial" w:hAnsi="Arial" w:cs="Arial"/>
          <w:sz w:val="28"/>
          <w:szCs w:val="28"/>
          <w:lang w:val="en-US"/>
        </w:rPr>
        <w:t xml:space="preserve"> pursuant to section 2.1.(b) </w:t>
      </w:r>
      <w:ins w:id="129" w:author="Проект новой редакции" w:date="2026-10-23T13:45:00Z">
        <w:r w:rsidR="00FD1683">
          <w:rPr>
            <w:rFonts w:ascii="Arial" w:hAnsi="Arial" w:cs="Arial"/>
            <w:sz w:val="28"/>
            <w:szCs w:val="28"/>
            <w:lang w:val="en-US"/>
          </w:rPr>
          <w:t xml:space="preserve">(Supreme Guardian) or section 3.5.(h) (Guardian) </w:t>
        </w:r>
      </w:ins>
      <w:r w:rsidR="00DE787A" w:rsidRPr="00554182">
        <w:rPr>
          <w:rFonts w:ascii="Arial" w:hAnsi="Arial" w:cs="Arial"/>
          <w:sz w:val="28"/>
          <w:szCs w:val="28"/>
          <w:lang w:val="en-US"/>
        </w:rPr>
        <w:t>of the</w:t>
      </w:r>
      <w:r w:rsidR="00C13E78" w:rsidRPr="00554182">
        <w:rPr>
          <w:rFonts w:ascii="Arial" w:hAnsi="Arial" w:cs="Arial"/>
          <w:sz w:val="28"/>
          <w:szCs w:val="28"/>
          <w:lang w:val="en-US"/>
        </w:rPr>
        <w:t>se</w:t>
      </w:r>
      <w:r w:rsidR="00DE787A" w:rsidRPr="00554182">
        <w:rPr>
          <w:rFonts w:ascii="Arial" w:hAnsi="Arial" w:cs="Arial"/>
          <w:sz w:val="28"/>
          <w:szCs w:val="28"/>
          <w:lang w:val="en-US"/>
        </w:rPr>
        <w:t xml:space="preserve"> By-laws;</w:t>
      </w:r>
    </w:p>
    <w:p w14:paraId="446A6531" w14:textId="786BB13C" w:rsidR="00550A98" w:rsidRPr="00554182" w:rsidRDefault="00DE787A"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c) by written resignation of</w:t>
      </w:r>
      <w:r w:rsidR="00DE5CBD" w:rsidRPr="00554182">
        <w:rPr>
          <w:rFonts w:ascii="Arial" w:hAnsi="Arial" w:cs="Arial"/>
          <w:sz w:val="28"/>
          <w:szCs w:val="28"/>
          <w:lang w:val="en-US"/>
        </w:rPr>
        <w:t xml:space="preserve"> the</w:t>
      </w:r>
      <w:r w:rsidRPr="00554182">
        <w:rPr>
          <w:rFonts w:ascii="Arial" w:hAnsi="Arial" w:cs="Arial"/>
          <w:sz w:val="28"/>
          <w:szCs w:val="28"/>
          <w:lang w:val="en-US"/>
        </w:rPr>
        <w:t xml:space="preserve"> </w:t>
      </w:r>
      <w:ins w:id="130" w:author="Проект новой редакции" w:date="2026-10-23T13:45:00Z">
        <w:r w:rsidR="00FD1683">
          <w:rPr>
            <w:rFonts w:ascii="Arial" w:hAnsi="Arial" w:cs="Arial"/>
            <w:sz w:val="28"/>
            <w:szCs w:val="28"/>
            <w:lang w:val="en-US"/>
          </w:rPr>
          <w:t xml:space="preserve">Supreme </w:t>
        </w:r>
      </w:ins>
      <w:r w:rsidRPr="00554182">
        <w:rPr>
          <w:rFonts w:ascii="Arial" w:hAnsi="Arial" w:cs="Arial"/>
          <w:sz w:val="28"/>
          <w:szCs w:val="28"/>
          <w:lang w:val="en-US"/>
        </w:rPr>
        <w:t>Guardian by notice to the Founder</w:t>
      </w:r>
      <w:ins w:id="131" w:author="Проект новой редакции" w:date="2026-10-23T13:45:00Z">
        <w:r w:rsidR="00FD1683">
          <w:rPr>
            <w:rFonts w:ascii="Arial" w:hAnsi="Arial" w:cs="Arial"/>
            <w:sz w:val="28"/>
            <w:szCs w:val="28"/>
            <w:lang w:val="en-US"/>
          </w:rPr>
          <w:t>, or of the Guardian by notice to the Supreme Guardian,</w:t>
        </w:r>
      </w:ins>
      <w:r w:rsidRPr="00554182">
        <w:rPr>
          <w:rFonts w:ascii="Arial" w:hAnsi="Arial" w:cs="Arial"/>
          <w:sz w:val="28"/>
          <w:szCs w:val="28"/>
          <w:lang w:val="en-US"/>
        </w:rPr>
        <w:t xml:space="preserve"> provided that a replacement</w:t>
      </w:r>
      <w:del w:id="132" w:author="Проект новой редакции" w:date="2026-10-23T13:45:00Z">
        <w:r w:rsidRPr="00554182">
          <w:rPr>
            <w:rFonts w:ascii="Arial" w:hAnsi="Arial" w:cs="Arial"/>
            <w:sz w:val="28"/>
            <w:szCs w:val="28"/>
            <w:lang w:val="en-US"/>
          </w:rPr>
          <w:delText xml:space="preserve"> Guardian</w:delText>
        </w:r>
      </w:del>
      <w:r w:rsidRPr="00554182">
        <w:rPr>
          <w:rFonts w:ascii="Arial" w:hAnsi="Arial" w:cs="Arial"/>
          <w:sz w:val="28"/>
          <w:szCs w:val="28"/>
          <w:lang w:val="en-US"/>
        </w:rPr>
        <w:t xml:space="preserve"> will be appointed to take his/her/its place at Guardian Council as and from the date of such resignation;</w:t>
      </w:r>
    </w:p>
    <w:p w14:paraId="40B8F167" w14:textId="46893057" w:rsidR="00550A98" w:rsidRPr="00554182" w:rsidRDefault="00DE787A"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d</w:t>
      </w:r>
      <w:r w:rsidR="0061751C" w:rsidRPr="00554182">
        <w:rPr>
          <w:rFonts w:ascii="Arial" w:hAnsi="Arial" w:cs="Arial"/>
          <w:sz w:val="28"/>
          <w:szCs w:val="28"/>
          <w:lang w:val="en-US"/>
        </w:rPr>
        <w:t>)</w:t>
      </w:r>
      <w:r w:rsidRPr="00554182">
        <w:rPr>
          <w:rFonts w:ascii="Arial" w:hAnsi="Arial" w:cs="Arial"/>
          <w:sz w:val="28"/>
          <w:szCs w:val="28"/>
          <w:lang w:val="en-US"/>
        </w:rPr>
        <w:t xml:space="preserve"> pursuant to section 44(1) of the Regulations;</w:t>
      </w:r>
    </w:p>
    <w:p w14:paraId="1211C5C7" w14:textId="0BC6821A" w:rsidR="00550A98" w:rsidRPr="00554182" w:rsidRDefault="00DE787A" w:rsidP="00DE787A">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e</w:t>
      </w:r>
      <w:r w:rsidR="00550A98" w:rsidRPr="00554182">
        <w:rPr>
          <w:rFonts w:ascii="Arial" w:hAnsi="Arial" w:cs="Arial"/>
          <w:sz w:val="28"/>
          <w:szCs w:val="28"/>
          <w:lang w:val="en-US"/>
        </w:rPr>
        <w:t xml:space="preserve">) </w:t>
      </w:r>
      <w:r w:rsidR="00E47BC0" w:rsidRPr="00554182">
        <w:rPr>
          <w:rFonts w:ascii="Arial" w:hAnsi="Arial" w:cs="Arial"/>
          <w:sz w:val="28"/>
          <w:szCs w:val="28"/>
          <w:lang w:val="en-US"/>
        </w:rPr>
        <w:t>due to being</w:t>
      </w:r>
      <w:r w:rsidRPr="00554182">
        <w:rPr>
          <w:rFonts w:ascii="Arial" w:hAnsi="Arial" w:cs="Arial"/>
          <w:sz w:val="28"/>
          <w:szCs w:val="28"/>
          <w:lang w:val="en-US"/>
        </w:rPr>
        <w:t xml:space="preserve"> prohibited by the Regulations </w:t>
      </w:r>
      <w:r w:rsidR="00E47BC0" w:rsidRPr="00554182">
        <w:rPr>
          <w:rFonts w:ascii="Arial" w:hAnsi="Arial" w:cs="Arial"/>
          <w:sz w:val="28"/>
          <w:szCs w:val="28"/>
          <w:lang w:val="en-US"/>
        </w:rPr>
        <w:t xml:space="preserve">to be </w:t>
      </w:r>
      <w:r w:rsidRPr="00554182">
        <w:rPr>
          <w:rFonts w:ascii="Arial" w:hAnsi="Arial" w:cs="Arial"/>
          <w:sz w:val="28"/>
          <w:szCs w:val="28"/>
          <w:lang w:val="en-US"/>
        </w:rPr>
        <w:t>the Guardian.</w:t>
      </w:r>
    </w:p>
    <w:p w14:paraId="4EDD1019" w14:textId="77777777" w:rsidR="004E36D7" w:rsidRPr="00554182" w:rsidRDefault="004E36D7" w:rsidP="00726F79">
      <w:pPr>
        <w:spacing w:after="0" w:line="240" w:lineRule="auto"/>
        <w:ind w:firstLine="709"/>
        <w:jc w:val="both"/>
        <w:rPr>
          <w:rFonts w:ascii="Arial" w:hAnsi="Arial" w:cs="Arial"/>
          <w:sz w:val="28"/>
          <w:szCs w:val="28"/>
          <w:lang w:val="en-US"/>
        </w:rPr>
      </w:pPr>
    </w:p>
    <w:p w14:paraId="11BF80C0" w14:textId="5304903B" w:rsidR="004E36D7" w:rsidRPr="00554182" w:rsidRDefault="00560ECD" w:rsidP="00726F79">
      <w:pPr>
        <w:spacing w:after="0" w:line="240" w:lineRule="auto"/>
        <w:ind w:firstLine="709"/>
        <w:jc w:val="both"/>
        <w:rPr>
          <w:rFonts w:ascii="Arial" w:hAnsi="Arial" w:cs="Arial"/>
          <w:sz w:val="28"/>
          <w:szCs w:val="28"/>
          <w:lang w:val="kk-KZ"/>
        </w:rPr>
      </w:pPr>
      <w:r w:rsidRPr="00554182">
        <w:rPr>
          <w:rFonts w:ascii="Arial" w:hAnsi="Arial" w:cs="Arial"/>
          <w:sz w:val="28"/>
          <w:szCs w:val="28"/>
          <w:lang w:val="en-US"/>
        </w:rPr>
        <w:t>5</w:t>
      </w:r>
      <w:r w:rsidR="004E36D7" w:rsidRPr="00554182">
        <w:rPr>
          <w:rFonts w:ascii="Arial" w:hAnsi="Arial" w:cs="Arial"/>
          <w:sz w:val="28"/>
          <w:szCs w:val="28"/>
          <w:lang w:val="en-US"/>
        </w:rPr>
        <w:t xml:space="preserve">.3. </w:t>
      </w:r>
      <w:ins w:id="133" w:author="Проект новой редакции" w:date="2026-10-23T13:45:00Z">
        <w:r w:rsidR="00FD1683">
          <w:rPr>
            <w:rFonts w:ascii="Arial" w:hAnsi="Arial" w:cs="Arial"/>
            <w:sz w:val="28"/>
            <w:szCs w:val="28"/>
            <w:lang w:val="en-US"/>
          </w:rPr>
          <w:t xml:space="preserve">The Supreme </w:t>
        </w:r>
      </w:ins>
      <w:del w:id="134" w:author="Проект новой редакции" w:date="2026-10-23T13:45:00Z">
        <w:r w:rsidR="00E2343D" w:rsidRPr="00554182">
          <w:rPr>
            <w:rFonts w:ascii="Arial" w:hAnsi="Arial" w:cs="Arial"/>
            <w:sz w:val="28"/>
            <w:szCs w:val="28"/>
            <w:lang w:val="en-US"/>
          </w:rPr>
          <w:delText xml:space="preserve">Member of the </w:delText>
        </w:r>
      </w:del>
      <w:r w:rsidR="00E2343D" w:rsidRPr="00554182">
        <w:rPr>
          <w:rFonts w:ascii="Arial" w:hAnsi="Arial" w:cs="Arial"/>
          <w:sz w:val="28"/>
          <w:szCs w:val="28"/>
          <w:lang w:val="en-US"/>
        </w:rPr>
        <w:t xml:space="preserve">Guardian </w:t>
      </w:r>
      <w:del w:id="135" w:author="Проект новой редакции" w:date="2026-10-23T13:45:00Z">
        <w:r w:rsidR="00E2343D" w:rsidRPr="00554182">
          <w:rPr>
            <w:rFonts w:ascii="Arial" w:hAnsi="Arial" w:cs="Arial"/>
            <w:sz w:val="28"/>
            <w:szCs w:val="28"/>
            <w:lang w:val="en-US"/>
          </w:rPr>
          <w:delText xml:space="preserve">Council </w:delText>
        </w:r>
      </w:del>
      <w:r w:rsidR="00E2343D" w:rsidRPr="00554182">
        <w:rPr>
          <w:rFonts w:ascii="Arial" w:hAnsi="Arial" w:cs="Arial"/>
          <w:sz w:val="28"/>
          <w:szCs w:val="28"/>
          <w:lang w:val="en-US"/>
        </w:rPr>
        <w:t>may automatically be re-appointed for a new period with written approval of the Founder</w:t>
      </w:r>
      <w:ins w:id="136" w:author="Проект новой редакции" w:date="2026-10-23T13:45:00Z">
        <w:r w:rsidR="00FD1683">
          <w:rPr>
            <w:rFonts w:ascii="Arial" w:hAnsi="Arial" w:cs="Arial"/>
            <w:sz w:val="28"/>
            <w:szCs w:val="28"/>
            <w:lang w:val="en-US"/>
          </w:rPr>
          <w:t xml:space="preserve">, and the Guardian </w:t>
        </w:r>
        <w:r w:rsidR="00567542">
          <w:rPr>
            <w:rFonts w:ascii="Arial" w:hAnsi="Arial" w:cs="Arial"/>
            <w:sz w:val="28"/>
            <w:szCs w:val="28"/>
            <w:lang w:val="en-US"/>
          </w:rPr>
          <w:t>–</w:t>
        </w:r>
        <w:r w:rsidR="00FD1683">
          <w:rPr>
            <w:rFonts w:ascii="Arial" w:hAnsi="Arial" w:cs="Arial"/>
            <w:sz w:val="28"/>
            <w:szCs w:val="28"/>
            <w:lang w:val="en-US"/>
          </w:rPr>
          <w:t xml:space="preserve"> with written approval of the Supreme Guardian</w:t>
        </w:r>
      </w:ins>
      <w:r w:rsidR="00E2343D" w:rsidRPr="00554182">
        <w:rPr>
          <w:rFonts w:ascii="Arial" w:hAnsi="Arial" w:cs="Arial"/>
          <w:sz w:val="28"/>
          <w:szCs w:val="28"/>
          <w:lang w:val="en-US"/>
        </w:rPr>
        <w:t>.</w:t>
      </w:r>
    </w:p>
    <w:p w14:paraId="7ABB0E47" w14:textId="77777777" w:rsidR="00CB631F" w:rsidRPr="00554182" w:rsidRDefault="00CB631F" w:rsidP="00726F79">
      <w:pPr>
        <w:spacing w:after="0" w:line="240" w:lineRule="auto"/>
        <w:ind w:firstLine="709"/>
        <w:jc w:val="both"/>
        <w:rPr>
          <w:rFonts w:ascii="Arial" w:hAnsi="Arial" w:cs="Arial"/>
          <w:sz w:val="28"/>
          <w:szCs w:val="28"/>
          <w:lang w:val="kk-KZ"/>
        </w:rPr>
      </w:pPr>
    </w:p>
    <w:p w14:paraId="751FB366" w14:textId="2D6E82E9" w:rsidR="00CB631F"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5</w:t>
      </w:r>
      <w:r w:rsidR="00CB631F" w:rsidRPr="00554182">
        <w:rPr>
          <w:rFonts w:ascii="Arial" w:hAnsi="Arial" w:cs="Arial"/>
          <w:sz w:val="28"/>
          <w:szCs w:val="28"/>
          <w:lang w:val="en-US"/>
        </w:rPr>
        <w:t>.</w:t>
      </w:r>
      <w:r w:rsidR="004E36D7" w:rsidRPr="00554182">
        <w:rPr>
          <w:rFonts w:ascii="Arial" w:hAnsi="Arial" w:cs="Arial"/>
          <w:sz w:val="28"/>
          <w:szCs w:val="28"/>
          <w:lang w:val="en-US"/>
        </w:rPr>
        <w:t>4</w:t>
      </w:r>
      <w:r w:rsidR="00CB631F" w:rsidRPr="00554182">
        <w:rPr>
          <w:rFonts w:ascii="Arial" w:hAnsi="Arial" w:cs="Arial"/>
          <w:sz w:val="28"/>
          <w:szCs w:val="28"/>
          <w:lang w:val="en-US"/>
        </w:rPr>
        <w:t>. A person must not be appointed</w:t>
      </w:r>
      <w:r w:rsidR="00E2343D" w:rsidRPr="00554182">
        <w:rPr>
          <w:rFonts w:ascii="Arial" w:hAnsi="Arial" w:cs="Arial"/>
          <w:sz w:val="28"/>
          <w:szCs w:val="28"/>
          <w:lang w:val="en-US"/>
        </w:rPr>
        <w:t>, re-appointed</w:t>
      </w:r>
      <w:r w:rsidR="00CB631F" w:rsidRPr="00554182">
        <w:rPr>
          <w:rFonts w:ascii="Arial" w:hAnsi="Arial" w:cs="Arial"/>
          <w:sz w:val="28"/>
          <w:szCs w:val="28"/>
          <w:lang w:val="en-US"/>
        </w:rPr>
        <w:t xml:space="preserve"> as a Guardian, or be so referred to in the Register, unless he/she/it has consented in writing to be the Guardian of the Foundation.</w:t>
      </w:r>
    </w:p>
    <w:p w14:paraId="5C3248C3" w14:textId="77777777" w:rsidR="00550A98" w:rsidRPr="00554182" w:rsidRDefault="00550A98" w:rsidP="00726F79">
      <w:pPr>
        <w:spacing w:after="0" w:line="240" w:lineRule="auto"/>
        <w:ind w:firstLine="709"/>
        <w:jc w:val="both"/>
        <w:rPr>
          <w:rFonts w:ascii="Arial" w:hAnsi="Arial" w:cs="Arial"/>
          <w:sz w:val="28"/>
          <w:szCs w:val="28"/>
          <w:lang w:val="en-US"/>
        </w:rPr>
      </w:pPr>
    </w:p>
    <w:p w14:paraId="101E52A9" w14:textId="711DF74E" w:rsidR="007457A4"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5</w:t>
      </w:r>
      <w:r w:rsidR="007457A4" w:rsidRPr="00554182">
        <w:rPr>
          <w:rFonts w:ascii="Arial" w:hAnsi="Arial" w:cs="Arial"/>
          <w:sz w:val="28"/>
          <w:szCs w:val="28"/>
          <w:lang w:val="en-US"/>
        </w:rPr>
        <w:t>.</w:t>
      </w:r>
      <w:r w:rsidR="004E36D7" w:rsidRPr="00554182">
        <w:rPr>
          <w:rFonts w:ascii="Arial" w:hAnsi="Arial" w:cs="Arial"/>
          <w:sz w:val="28"/>
          <w:szCs w:val="28"/>
          <w:lang w:val="en-US"/>
        </w:rPr>
        <w:t>5</w:t>
      </w:r>
      <w:r w:rsidR="00DE5CBD" w:rsidRPr="00554182">
        <w:rPr>
          <w:rFonts w:ascii="Arial" w:hAnsi="Arial" w:cs="Arial"/>
          <w:sz w:val="28"/>
          <w:szCs w:val="28"/>
          <w:lang w:val="en-US"/>
        </w:rPr>
        <w:t>. The appointment of a p</w:t>
      </w:r>
      <w:r w:rsidR="007457A4" w:rsidRPr="00554182">
        <w:rPr>
          <w:rFonts w:ascii="Arial" w:hAnsi="Arial" w:cs="Arial"/>
          <w:sz w:val="28"/>
          <w:szCs w:val="28"/>
          <w:lang w:val="en-US"/>
        </w:rPr>
        <w:t xml:space="preserve">erson as Guardian is void and shall have no effect if the </w:t>
      </w:r>
      <w:r w:rsidR="00DE5CBD" w:rsidRPr="00554182">
        <w:rPr>
          <w:rFonts w:ascii="Arial" w:hAnsi="Arial" w:cs="Arial"/>
          <w:sz w:val="28"/>
          <w:szCs w:val="28"/>
          <w:lang w:val="en-US"/>
        </w:rPr>
        <w:t>p</w:t>
      </w:r>
      <w:r w:rsidR="007457A4" w:rsidRPr="00554182">
        <w:rPr>
          <w:rFonts w:ascii="Arial" w:hAnsi="Arial" w:cs="Arial"/>
          <w:sz w:val="28"/>
          <w:szCs w:val="28"/>
          <w:lang w:val="en-US"/>
        </w:rPr>
        <w:t xml:space="preserve">erson is also a member of the </w:t>
      </w:r>
      <w:ins w:id="137" w:author="Проект новой редакции" w:date="2026-10-23T13:45:00Z">
        <w:r w:rsidR="00FD1683">
          <w:rPr>
            <w:rFonts w:ascii="Arial" w:hAnsi="Arial" w:cs="Arial"/>
            <w:sz w:val="28"/>
            <w:szCs w:val="28"/>
            <w:lang w:val="en-US"/>
          </w:rPr>
          <w:t>Management</w:t>
        </w:r>
      </w:ins>
      <w:del w:id="138" w:author="Проект новой редакции" w:date="2026-10-23T13:45:00Z">
        <w:r w:rsidR="007457A4" w:rsidRPr="00554182">
          <w:rPr>
            <w:rFonts w:ascii="Arial" w:hAnsi="Arial" w:cs="Arial"/>
            <w:sz w:val="28"/>
            <w:szCs w:val="28"/>
            <w:lang w:val="en-US"/>
          </w:rPr>
          <w:delText>Managing</w:delText>
        </w:r>
      </w:del>
      <w:r w:rsidR="007457A4" w:rsidRPr="00554182">
        <w:rPr>
          <w:rFonts w:ascii="Arial" w:hAnsi="Arial" w:cs="Arial"/>
          <w:sz w:val="28"/>
          <w:szCs w:val="28"/>
          <w:lang w:val="en-US"/>
        </w:rPr>
        <w:t xml:space="preserve"> Council of the Foundation.</w:t>
      </w:r>
    </w:p>
    <w:p w14:paraId="25A55D4E" w14:textId="77777777" w:rsidR="007457A4" w:rsidRPr="00554182" w:rsidRDefault="00FD1683" w:rsidP="00726F79">
      <w:pPr>
        <w:spacing w:after="0" w:line="240" w:lineRule="auto"/>
        <w:ind w:firstLine="709"/>
        <w:jc w:val="both"/>
        <w:rPr>
          <w:ins w:id="139" w:author="Проект новой редакции" w:date="2026-10-23T13:45:00Z"/>
          <w:rFonts w:ascii="Arial" w:hAnsi="Arial" w:cs="Arial"/>
          <w:sz w:val="28"/>
          <w:szCs w:val="28"/>
          <w:lang w:val="en-US"/>
        </w:rPr>
      </w:pPr>
      <w:ins w:id="140" w:author="Проект новой редакции" w:date="2026-10-23T13:45:00Z">
        <w:r>
          <w:rPr>
            <w:rFonts w:ascii="Arial" w:hAnsi="Arial" w:cs="Arial"/>
            <w:sz w:val="28"/>
            <w:szCs w:val="28"/>
            <w:lang w:val="en-US"/>
          </w:rPr>
          <w:t>5.6. Dismissal of the Supreme Guardian does not terminate the powers of the Guardians. Until a new Supreme Guardian is appointed, the Guardian Council acts collectively under the chairmanship of a Guardian elected by its members; the exceptional powers of the Supreme Guardian provided for in sections 3.5.(a), 3.5.(f) and 3.5.(h) are not exercised; paragraph 3.12 applies to other matters.</w:t>
        </w:r>
      </w:ins>
    </w:p>
    <w:p w14:paraId="7655CD7F" w14:textId="77777777" w:rsidR="00550A98" w:rsidRPr="00554182" w:rsidRDefault="00550A98" w:rsidP="00726F79">
      <w:pPr>
        <w:spacing w:after="0" w:line="240" w:lineRule="auto"/>
        <w:ind w:firstLine="709"/>
        <w:jc w:val="both"/>
        <w:rPr>
          <w:rFonts w:ascii="Arial" w:hAnsi="Arial" w:cs="Arial"/>
          <w:b/>
          <w:sz w:val="28"/>
          <w:szCs w:val="28"/>
          <w:lang w:val="kk-KZ"/>
        </w:rPr>
      </w:pPr>
    </w:p>
    <w:p w14:paraId="54B97281" w14:textId="4473A7F3" w:rsidR="00992487"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6</w:t>
      </w:r>
      <w:r w:rsidR="00992487" w:rsidRPr="00554182">
        <w:rPr>
          <w:rFonts w:ascii="Arial" w:hAnsi="Arial" w:cs="Arial"/>
          <w:b/>
          <w:sz w:val="28"/>
          <w:szCs w:val="28"/>
          <w:lang w:val="en-US"/>
        </w:rPr>
        <w:t xml:space="preserve">. THE </w:t>
      </w:r>
      <w:r w:rsidR="00550A98" w:rsidRPr="00554182">
        <w:rPr>
          <w:rFonts w:ascii="Arial" w:hAnsi="Arial" w:cs="Arial"/>
          <w:b/>
          <w:sz w:val="28"/>
          <w:szCs w:val="28"/>
          <w:lang w:val="en-US"/>
        </w:rPr>
        <w:t xml:space="preserve">MANAGEMENT </w:t>
      </w:r>
      <w:r w:rsidR="00992487" w:rsidRPr="00554182">
        <w:rPr>
          <w:rFonts w:ascii="Arial" w:hAnsi="Arial" w:cs="Arial"/>
          <w:b/>
          <w:sz w:val="28"/>
          <w:szCs w:val="28"/>
          <w:lang w:val="en-US"/>
        </w:rPr>
        <w:t>COUNCIL</w:t>
      </w:r>
    </w:p>
    <w:p w14:paraId="696A91F5" w14:textId="77777777" w:rsidR="007457A4" w:rsidRPr="00554182" w:rsidRDefault="007457A4" w:rsidP="00726F79">
      <w:pPr>
        <w:spacing w:after="0" w:line="240" w:lineRule="auto"/>
        <w:ind w:firstLine="709"/>
        <w:jc w:val="both"/>
        <w:rPr>
          <w:rFonts w:ascii="Arial" w:hAnsi="Arial" w:cs="Arial"/>
          <w:sz w:val="28"/>
          <w:szCs w:val="28"/>
          <w:lang w:val="en-US"/>
        </w:rPr>
      </w:pPr>
    </w:p>
    <w:p w14:paraId="386E4EB4" w14:textId="4CA79DD5" w:rsidR="00550A98"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6</w:t>
      </w:r>
      <w:r w:rsidR="00550A98" w:rsidRPr="00554182">
        <w:rPr>
          <w:rFonts w:ascii="Arial" w:hAnsi="Arial" w:cs="Arial"/>
          <w:sz w:val="28"/>
          <w:szCs w:val="28"/>
          <w:lang w:val="en-US"/>
        </w:rPr>
        <w:t xml:space="preserve">.1. </w:t>
      </w:r>
      <w:r w:rsidR="00992487" w:rsidRPr="00554182">
        <w:rPr>
          <w:rFonts w:ascii="Arial" w:hAnsi="Arial" w:cs="Arial"/>
          <w:sz w:val="28"/>
          <w:szCs w:val="28"/>
          <w:lang w:val="en-US"/>
        </w:rPr>
        <w:t xml:space="preserve">The </w:t>
      </w:r>
      <w:r w:rsidR="007457A4" w:rsidRPr="00554182">
        <w:rPr>
          <w:rFonts w:ascii="Arial" w:hAnsi="Arial" w:cs="Arial"/>
          <w:sz w:val="28"/>
          <w:szCs w:val="28"/>
          <w:lang w:val="en-US"/>
        </w:rPr>
        <w:t xml:space="preserve">Management </w:t>
      </w:r>
      <w:r w:rsidR="00992487" w:rsidRPr="00554182">
        <w:rPr>
          <w:rFonts w:ascii="Arial" w:hAnsi="Arial" w:cs="Arial"/>
          <w:sz w:val="28"/>
          <w:szCs w:val="28"/>
          <w:lang w:val="en-US"/>
        </w:rPr>
        <w:t>Council</w:t>
      </w:r>
      <w:r w:rsidR="00E47BC0" w:rsidRPr="00554182">
        <w:rPr>
          <w:rFonts w:ascii="Arial" w:hAnsi="Arial" w:cs="Arial"/>
          <w:sz w:val="28"/>
          <w:szCs w:val="28"/>
          <w:lang w:val="en-US"/>
        </w:rPr>
        <w:t xml:space="preserve"> must have at least</w:t>
      </w:r>
      <w:r w:rsidR="00550A98" w:rsidRPr="00554182">
        <w:rPr>
          <w:rFonts w:ascii="Arial" w:hAnsi="Arial" w:cs="Arial"/>
          <w:sz w:val="28"/>
          <w:szCs w:val="28"/>
          <w:lang w:val="en-US"/>
        </w:rPr>
        <w:t>:</w:t>
      </w:r>
    </w:p>
    <w:p w14:paraId="7ACE1C0A" w14:textId="53F93773" w:rsidR="00550A98" w:rsidRPr="00554182" w:rsidRDefault="00550A98"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a) </w:t>
      </w:r>
      <w:r w:rsidR="00992487" w:rsidRPr="00554182">
        <w:rPr>
          <w:rFonts w:ascii="Arial" w:hAnsi="Arial" w:cs="Arial"/>
          <w:sz w:val="28"/>
          <w:szCs w:val="28"/>
          <w:lang w:val="en-US"/>
        </w:rPr>
        <w:t xml:space="preserve">Chairman of the </w:t>
      </w:r>
      <w:r w:rsidR="007457A4" w:rsidRPr="00554182">
        <w:rPr>
          <w:rFonts w:ascii="Arial" w:hAnsi="Arial" w:cs="Arial"/>
          <w:sz w:val="28"/>
          <w:szCs w:val="28"/>
          <w:lang w:val="en-US"/>
        </w:rPr>
        <w:t>Management</w:t>
      </w:r>
      <w:r w:rsidR="007457A4" w:rsidRPr="00554182">
        <w:rPr>
          <w:rFonts w:ascii="Arial" w:hAnsi="Arial" w:cs="Arial"/>
          <w:sz w:val="28"/>
          <w:szCs w:val="28"/>
          <w:lang w:val="kk-KZ"/>
        </w:rPr>
        <w:t xml:space="preserve"> </w:t>
      </w:r>
      <w:r w:rsidR="00992487" w:rsidRPr="00554182">
        <w:rPr>
          <w:rFonts w:ascii="Arial" w:hAnsi="Arial" w:cs="Arial"/>
          <w:sz w:val="28"/>
          <w:szCs w:val="28"/>
          <w:lang w:val="en-US"/>
        </w:rPr>
        <w:t>Council</w:t>
      </w:r>
      <w:r w:rsidRPr="00554182">
        <w:rPr>
          <w:rFonts w:ascii="Arial" w:hAnsi="Arial" w:cs="Arial"/>
          <w:sz w:val="28"/>
          <w:szCs w:val="28"/>
          <w:lang w:val="en-US"/>
        </w:rPr>
        <w:t xml:space="preserve"> on the position of </w:t>
      </w:r>
      <w:ins w:id="141" w:author="Проект новой редакции" w:date="2026-10-23T13:45:00Z">
        <w:r w:rsidR="00DA0027">
          <w:rPr>
            <w:rFonts w:ascii="Arial" w:hAnsi="Arial" w:cs="Arial"/>
            <w:sz w:val="28"/>
            <w:szCs w:val="28"/>
            <w:lang w:val="en-US"/>
          </w:rPr>
          <w:t>Chief Executive Officer (CEO)</w:t>
        </w:r>
        <w:r w:rsidR="00FD1683">
          <w:rPr>
            <w:rFonts w:ascii="Arial" w:hAnsi="Arial" w:cs="Arial"/>
            <w:sz w:val="28"/>
            <w:szCs w:val="28"/>
            <w:lang w:val="en-US"/>
          </w:rPr>
          <w:t>;</w:t>
        </w:r>
      </w:ins>
      <w:del w:id="142" w:author="Проект новой редакции" w:date="2026-10-23T13:45:00Z">
        <w:r w:rsidRPr="00554182">
          <w:rPr>
            <w:rFonts w:ascii="Arial" w:hAnsi="Arial" w:cs="Arial"/>
            <w:sz w:val="28"/>
            <w:szCs w:val="28"/>
            <w:lang w:val="en-US"/>
          </w:rPr>
          <w:delText>CEO;</w:delText>
        </w:r>
      </w:del>
    </w:p>
    <w:p w14:paraId="5016A4DE" w14:textId="64CD08A9" w:rsidR="00550A98" w:rsidRPr="00554182" w:rsidRDefault="00550A98"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 xml:space="preserve">b) </w:t>
      </w:r>
      <w:ins w:id="143" w:author="Проект новой редакции" w:date="2026-10-23T13:45:00Z">
        <w:r w:rsidR="00FD1683">
          <w:rPr>
            <w:rFonts w:ascii="Arial" w:hAnsi="Arial" w:cs="Arial"/>
            <w:sz w:val="28"/>
            <w:szCs w:val="28"/>
            <w:lang w:val="en-US"/>
          </w:rPr>
          <w:t xml:space="preserve">Member of the Management </w:t>
        </w:r>
      </w:ins>
      <w:r w:rsidRPr="00554182">
        <w:rPr>
          <w:rFonts w:ascii="Arial" w:hAnsi="Arial" w:cs="Arial"/>
          <w:sz w:val="28"/>
          <w:szCs w:val="28"/>
          <w:lang w:val="en-US"/>
        </w:rPr>
        <w:t xml:space="preserve">Council on the position of </w:t>
      </w:r>
      <w:ins w:id="144" w:author="Проект новой редакции" w:date="2026-10-23T13:45:00Z">
        <w:r w:rsidR="00241122">
          <w:rPr>
            <w:rFonts w:ascii="Arial" w:hAnsi="Arial" w:cs="Arial"/>
            <w:sz w:val="28"/>
            <w:szCs w:val="28"/>
            <w:lang w:val="en-US"/>
          </w:rPr>
          <w:t>Deputy CEO for Strategy and Projects</w:t>
        </w:r>
      </w:ins>
      <w:del w:id="145" w:author="Проект новой редакции" w:date="2026-10-23T13:45:00Z">
        <w:r w:rsidRPr="00554182">
          <w:rPr>
            <w:rFonts w:ascii="Arial" w:hAnsi="Arial" w:cs="Arial"/>
            <w:sz w:val="28"/>
            <w:szCs w:val="28"/>
            <w:lang w:val="en-US"/>
          </w:rPr>
          <w:delText>Chief Legal Officer</w:delText>
        </w:r>
      </w:del>
      <w:r w:rsidRPr="00554182">
        <w:rPr>
          <w:rFonts w:ascii="Arial" w:hAnsi="Arial" w:cs="Arial"/>
          <w:sz w:val="28"/>
          <w:szCs w:val="28"/>
          <w:lang w:val="en-US"/>
        </w:rPr>
        <w:t>;</w:t>
      </w:r>
    </w:p>
    <w:p w14:paraId="0FBFAE98" w14:textId="1F010AE9" w:rsidR="00550A98" w:rsidRPr="00554182" w:rsidRDefault="00550A98" w:rsidP="00726F79">
      <w:pPr>
        <w:spacing w:after="0" w:line="240" w:lineRule="auto"/>
        <w:ind w:firstLine="993"/>
        <w:jc w:val="both"/>
        <w:rPr>
          <w:del w:id="146" w:author="Проект новой редакции" w:date="2026-10-23T13:45:00Z"/>
          <w:rFonts w:ascii="Arial" w:hAnsi="Arial" w:cs="Arial"/>
          <w:sz w:val="28"/>
          <w:szCs w:val="28"/>
          <w:lang w:val="en-US"/>
        </w:rPr>
      </w:pPr>
      <w:r w:rsidRPr="00554182">
        <w:rPr>
          <w:rFonts w:ascii="Arial" w:hAnsi="Arial" w:cs="Arial"/>
          <w:sz w:val="28"/>
          <w:szCs w:val="28"/>
          <w:lang w:val="en-US"/>
        </w:rPr>
        <w:t xml:space="preserve">c) </w:t>
      </w:r>
      <w:ins w:id="147" w:author="Проект новой редакции" w:date="2026-10-23T13:45:00Z">
        <w:r w:rsidR="00FD1683">
          <w:rPr>
            <w:rFonts w:ascii="Arial" w:hAnsi="Arial" w:cs="Arial"/>
            <w:sz w:val="28"/>
            <w:szCs w:val="28"/>
            <w:lang w:val="en-US"/>
          </w:rPr>
          <w:t xml:space="preserve">Member of the Management </w:t>
        </w:r>
      </w:ins>
      <w:r w:rsidRPr="00554182">
        <w:rPr>
          <w:rFonts w:ascii="Arial" w:hAnsi="Arial" w:cs="Arial"/>
          <w:sz w:val="28"/>
          <w:szCs w:val="28"/>
          <w:lang w:val="en-US"/>
        </w:rPr>
        <w:t xml:space="preserve">Council on </w:t>
      </w:r>
      <w:ins w:id="148" w:author="Проект новой редакции" w:date="2026-10-23T13:45:00Z">
        <w:r w:rsidR="00FD1683">
          <w:rPr>
            <w:rFonts w:ascii="Arial" w:hAnsi="Arial" w:cs="Arial"/>
            <w:sz w:val="28"/>
            <w:szCs w:val="28"/>
            <w:lang w:val="en-US"/>
          </w:rPr>
          <w:t xml:space="preserve">the </w:t>
        </w:r>
      </w:ins>
      <w:r w:rsidRPr="00554182">
        <w:rPr>
          <w:rFonts w:ascii="Arial" w:hAnsi="Arial" w:cs="Arial"/>
          <w:sz w:val="28"/>
          <w:szCs w:val="28"/>
          <w:lang w:val="en-US"/>
        </w:rPr>
        <w:t>position</w:t>
      </w:r>
      <w:del w:id="149" w:author="Проект новой редакции" w:date="2026-10-23T13:45:00Z">
        <w:r w:rsidRPr="00554182">
          <w:rPr>
            <w:rFonts w:ascii="Arial" w:hAnsi="Arial" w:cs="Arial"/>
            <w:sz w:val="28"/>
            <w:szCs w:val="28"/>
            <w:lang w:val="en-US"/>
          </w:rPr>
          <w:delText xml:space="preserve"> of Chief Financial Officer; </w:delText>
        </w:r>
      </w:del>
    </w:p>
    <w:p w14:paraId="701377B4" w14:textId="060C4E49" w:rsidR="004F6811" w:rsidRPr="00554182" w:rsidRDefault="00550A98" w:rsidP="00E47BC0">
      <w:pPr>
        <w:spacing w:after="0" w:line="240" w:lineRule="auto"/>
        <w:ind w:firstLine="993"/>
        <w:jc w:val="both"/>
        <w:rPr>
          <w:rFonts w:ascii="Arial" w:hAnsi="Arial" w:cs="Arial"/>
          <w:sz w:val="28"/>
          <w:szCs w:val="28"/>
          <w:lang w:val="en-US"/>
        </w:rPr>
      </w:pPr>
      <w:del w:id="150" w:author="Проект новой редакции" w:date="2026-10-23T13:45:00Z">
        <w:r w:rsidRPr="00554182">
          <w:rPr>
            <w:rFonts w:ascii="Arial" w:hAnsi="Arial" w:cs="Arial"/>
            <w:sz w:val="28"/>
            <w:szCs w:val="28"/>
            <w:lang w:val="en-US"/>
          </w:rPr>
          <w:delText>d) Council on position of Head</w:delText>
        </w:r>
      </w:del>
      <w:r w:rsidRPr="00554182">
        <w:rPr>
          <w:rFonts w:ascii="Arial" w:hAnsi="Arial" w:cs="Arial"/>
          <w:sz w:val="28"/>
          <w:szCs w:val="28"/>
          <w:lang w:val="en-US"/>
        </w:rPr>
        <w:t xml:space="preserve"> of </w:t>
      </w:r>
      <w:ins w:id="151" w:author="Проект новой редакции" w:date="2026-10-23T13:45:00Z">
        <w:r w:rsidR="00FD1683">
          <w:rPr>
            <w:rFonts w:ascii="Arial" w:hAnsi="Arial" w:cs="Arial"/>
            <w:sz w:val="28"/>
            <w:szCs w:val="28"/>
            <w:lang w:val="en-US"/>
          </w:rPr>
          <w:t>Deputy CEO on administrative issues</w:t>
        </w:r>
      </w:ins>
      <w:del w:id="152" w:author="Проект новой редакции" w:date="2026-10-23T13:45:00Z">
        <w:r w:rsidRPr="00554182">
          <w:rPr>
            <w:rFonts w:ascii="Arial" w:hAnsi="Arial" w:cs="Arial"/>
            <w:sz w:val="28"/>
            <w:szCs w:val="28"/>
            <w:lang w:val="en-US"/>
          </w:rPr>
          <w:delText>Project Office</w:delText>
        </w:r>
      </w:del>
      <w:r w:rsidR="00E47BC0" w:rsidRPr="00554182">
        <w:rPr>
          <w:rFonts w:ascii="Arial" w:hAnsi="Arial" w:cs="Arial"/>
          <w:sz w:val="28"/>
          <w:szCs w:val="28"/>
          <w:lang w:val="en-US"/>
        </w:rPr>
        <w:t>.</w:t>
      </w:r>
    </w:p>
    <w:p w14:paraId="7CF327C6" w14:textId="77777777" w:rsidR="00E47BC0" w:rsidRPr="00554182" w:rsidRDefault="00E47BC0" w:rsidP="00E47BC0">
      <w:pPr>
        <w:spacing w:after="0" w:line="240" w:lineRule="auto"/>
        <w:ind w:firstLine="993"/>
        <w:jc w:val="both"/>
        <w:rPr>
          <w:rFonts w:ascii="Arial" w:hAnsi="Arial" w:cs="Arial"/>
          <w:sz w:val="28"/>
          <w:szCs w:val="28"/>
          <w:lang w:val="en-US"/>
        </w:rPr>
      </w:pPr>
    </w:p>
    <w:p w14:paraId="35E41580" w14:textId="6917128B" w:rsidR="00992487"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7</w:t>
      </w:r>
      <w:r w:rsidR="00595AA6" w:rsidRPr="00554182">
        <w:rPr>
          <w:rFonts w:ascii="Arial" w:hAnsi="Arial" w:cs="Arial"/>
          <w:b/>
          <w:sz w:val="28"/>
          <w:szCs w:val="28"/>
          <w:lang w:val="en-US"/>
        </w:rPr>
        <w:t>.</w:t>
      </w:r>
      <w:r w:rsidR="00992487" w:rsidRPr="00554182">
        <w:rPr>
          <w:rFonts w:ascii="Arial" w:hAnsi="Arial" w:cs="Arial"/>
          <w:b/>
          <w:sz w:val="28"/>
          <w:szCs w:val="28"/>
          <w:lang w:val="en-US"/>
        </w:rPr>
        <w:tab/>
        <w:t>APPOINTMENT AND RETIREMENT OF MEMBERS OF THE COUNCIL</w:t>
      </w:r>
    </w:p>
    <w:p w14:paraId="0A199290" w14:textId="77777777" w:rsidR="004E36D7" w:rsidRPr="00554182" w:rsidRDefault="004E36D7" w:rsidP="00726F79">
      <w:pPr>
        <w:spacing w:after="0" w:line="240" w:lineRule="auto"/>
        <w:ind w:firstLine="709"/>
        <w:jc w:val="both"/>
        <w:rPr>
          <w:rFonts w:ascii="Arial" w:hAnsi="Arial" w:cs="Arial"/>
          <w:b/>
          <w:sz w:val="28"/>
          <w:szCs w:val="28"/>
          <w:lang w:val="en-US"/>
        </w:rPr>
      </w:pPr>
    </w:p>
    <w:p w14:paraId="12186798" w14:textId="7CE6F58C" w:rsidR="004E36D7"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lastRenderedPageBreak/>
        <w:t>7</w:t>
      </w:r>
      <w:r w:rsidR="004E36D7" w:rsidRPr="00554182">
        <w:rPr>
          <w:rFonts w:ascii="Arial" w:hAnsi="Arial" w:cs="Arial"/>
          <w:sz w:val="28"/>
          <w:szCs w:val="28"/>
          <w:lang w:val="en-US"/>
        </w:rPr>
        <w:t xml:space="preserve">.1. </w:t>
      </w:r>
      <w:r w:rsidR="00C13E78" w:rsidRPr="00554182">
        <w:rPr>
          <w:rFonts w:ascii="Arial" w:hAnsi="Arial" w:cs="Arial"/>
          <w:sz w:val="28"/>
          <w:szCs w:val="28"/>
          <w:lang w:val="en-US"/>
        </w:rPr>
        <w:t xml:space="preserve">According to section </w:t>
      </w:r>
      <w:ins w:id="153" w:author="Проект новой редакции" w:date="2026-10-23T13:45:00Z">
        <w:r w:rsidR="00FD1683">
          <w:rPr>
            <w:rFonts w:ascii="Arial" w:hAnsi="Arial" w:cs="Arial"/>
            <w:sz w:val="28"/>
            <w:szCs w:val="28"/>
            <w:lang w:val="en-US"/>
          </w:rPr>
          <w:t>3.</w:t>
        </w:r>
      </w:ins>
      <w:r w:rsidR="00C13E78" w:rsidRPr="00554182">
        <w:rPr>
          <w:rFonts w:ascii="Arial" w:hAnsi="Arial" w:cs="Arial"/>
          <w:sz w:val="28"/>
          <w:szCs w:val="28"/>
          <w:lang w:val="en-US"/>
        </w:rPr>
        <w:t>5</w:t>
      </w:r>
      <w:ins w:id="154" w:author="Проект новой редакции" w:date="2026-10-23T13:45:00Z">
        <w:r w:rsidR="00FD1683">
          <w:rPr>
            <w:rFonts w:ascii="Arial" w:hAnsi="Arial" w:cs="Arial"/>
            <w:sz w:val="28"/>
            <w:szCs w:val="28"/>
            <w:lang w:val="en-US"/>
          </w:rPr>
          <w:t>.(a),</w:t>
        </w:r>
      </w:ins>
      <w:del w:id="155" w:author="Проект новой редакции" w:date="2026-10-23T13:45:00Z">
        <w:r w:rsidR="00C13E78" w:rsidRPr="00554182">
          <w:rPr>
            <w:rFonts w:ascii="Arial" w:hAnsi="Arial" w:cs="Arial"/>
            <w:sz w:val="28"/>
            <w:szCs w:val="28"/>
            <w:lang w:val="en-US"/>
          </w:rPr>
          <w:delText>.1.,</w:delText>
        </w:r>
      </w:del>
      <w:r w:rsidR="00C13E78" w:rsidRPr="00554182">
        <w:rPr>
          <w:rFonts w:ascii="Arial" w:hAnsi="Arial" w:cs="Arial"/>
          <w:sz w:val="28"/>
          <w:szCs w:val="28"/>
          <w:lang w:val="en-US"/>
        </w:rPr>
        <w:t xml:space="preserve"> </w:t>
      </w:r>
      <w:r w:rsidR="004E36D7" w:rsidRPr="00554182">
        <w:rPr>
          <w:rFonts w:ascii="Arial" w:hAnsi="Arial" w:cs="Arial"/>
          <w:sz w:val="28"/>
          <w:szCs w:val="28"/>
          <w:lang w:val="en-US"/>
        </w:rPr>
        <w:t>Member of the Management Council shall be appointed to the following period:</w:t>
      </w:r>
    </w:p>
    <w:p w14:paraId="4D4AFE6C" w14:textId="4366EA87" w:rsidR="004E36D7" w:rsidRPr="00554182" w:rsidRDefault="004E36D7" w:rsidP="00726F79">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a) Chairman of the Management</w:t>
      </w:r>
      <w:r w:rsidRPr="00554182">
        <w:rPr>
          <w:rFonts w:ascii="Arial" w:hAnsi="Arial" w:cs="Arial"/>
          <w:sz w:val="28"/>
          <w:szCs w:val="28"/>
          <w:lang w:val="kk-KZ"/>
        </w:rPr>
        <w:t xml:space="preserve"> </w:t>
      </w:r>
      <w:r w:rsidRPr="00554182">
        <w:rPr>
          <w:rFonts w:ascii="Arial" w:hAnsi="Arial" w:cs="Arial"/>
          <w:sz w:val="28"/>
          <w:szCs w:val="28"/>
          <w:lang w:val="en-US"/>
        </w:rPr>
        <w:t>Council on the position of CEO, for the period of “</w:t>
      </w:r>
      <w:ins w:id="156" w:author="Проект новой редакции" w:date="2026-10-23T13:45:00Z">
        <w:r w:rsidR="00FD1683">
          <w:rPr>
            <w:rFonts w:ascii="Arial" w:hAnsi="Arial" w:cs="Arial"/>
            <w:sz w:val="28"/>
            <w:szCs w:val="28"/>
            <w:lang w:val="en-US"/>
          </w:rPr>
          <w:t>4</w:t>
        </w:r>
      </w:ins>
      <w:del w:id="157" w:author="Проект новой редакции" w:date="2026-10-23T13:45:00Z">
        <w:r w:rsidR="005B7FC5" w:rsidRPr="00554182">
          <w:rPr>
            <w:rFonts w:ascii="Arial" w:hAnsi="Arial" w:cs="Arial"/>
            <w:sz w:val="28"/>
            <w:szCs w:val="28"/>
            <w:lang w:val="en-US"/>
          </w:rPr>
          <w:delText>5</w:delText>
        </w:r>
      </w:del>
      <w:r w:rsidRPr="00554182">
        <w:rPr>
          <w:rFonts w:ascii="Arial" w:hAnsi="Arial" w:cs="Arial"/>
          <w:sz w:val="28"/>
          <w:szCs w:val="28"/>
          <w:lang w:val="en-US"/>
        </w:rPr>
        <w:t>” years from the date of appointment and written consent;</w:t>
      </w:r>
    </w:p>
    <w:p w14:paraId="510F44A8" w14:textId="5D5E5AE4" w:rsidR="004E36D7" w:rsidRPr="00554182" w:rsidRDefault="004E36D7" w:rsidP="00726F79">
      <w:pPr>
        <w:spacing w:after="0" w:line="240" w:lineRule="auto"/>
        <w:ind w:firstLine="993"/>
        <w:jc w:val="both"/>
        <w:rPr>
          <w:del w:id="158" w:author="Проект новой редакции" w:date="2026-10-23T13:45:00Z"/>
          <w:rFonts w:ascii="Arial" w:hAnsi="Arial" w:cs="Arial"/>
          <w:sz w:val="28"/>
          <w:szCs w:val="28"/>
          <w:lang w:val="en-US"/>
        </w:rPr>
      </w:pPr>
      <w:r w:rsidRPr="00554182">
        <w:rPr>
          <w:rFonts w:ascii="Arial" w:hAnsi="Arial" w:cs="Arial"/>
          <w:sz w:val="28"/>
          <w:szCs w:val="28"/>
          <w:lang w:val="en-US"/>
        </w:rPr>
        <w:t xml:space="preserve">b) Council on the position of </w:t>
      </w:r>
      <w:ins w:id="159" w:author="Проект новой редакции" w:date="2026-10-23T13:45:00Z">
        <w:r w:rsidR="00241122">
          <w:rPr>
            <w:rFonts w:ascii="Arial" w:hAnsi="Arial" w:cs="Arial"/>
            <w:sz w:val="28"/>
            <w:szCs w:val="28"/>
            <w:lang w:val="en-US"/>
          </w:rPr>
          <w:t>Deputy CEO for Strategy and Projects</w:t>
        </w:r>
      </w:ins>
      <w:del w:id="160" w:author="Проект новой редакции" w:date="2026-10-23T13:45:00Z">
        <w:r w:rsidRPr="00554182">
          <w:rPr>
            <w:rFonts w:ascii="Arial" w:hAnsi="Arial" w:cs="Arial"/>
            <w:sz w:val="28"/>
            <w:szCs w:val="28"/>
            <w:lang w:val="en-US"/>
          </w:rPr>
          <w:delText>Chief Legal Officer</w:delText>
        </w:r>
      </w:del>
      <w:r w:rsidRPr="00554182">
        <w:rPr>
          <w:rFonts w:ascii="Arial" w:hAnsi="Arial" w:cs="Arial"/>
          <w:sz w:val="28"/>
          <w:szCs w:val="28"/>
          <w:lang w:val="en-US"/>
        </w:rPr>
        <w:t>, for the period of “</w:t>
      </w:r>
      <w:ins w:id="161" w:author="Проект новой редакции" w:date="2026-10-23T13:45:00Z">
        <w:r w:rsidR="00FD1683">
          <w:rPr>
            <w:rFonts w:ascii="Arial" w:hAnsi="Arial" w:cs="Arial"/>
            <w:sz w:val="28"/>
            <w:szCs w:val="28"/>
            <w:lang w:val="en-US"/>
          </w:rPr>
          <w:t>2</w:t>
        </w:r>
      </w:ins>
      <w:del w:id="162" w:author="Проект новой редакции" w:date="2026-10-23T13:45:00Z">
        <w:r w:rsidR="005B7FC5" w:rsidRPr="00554182">
          <w:rPr>
            <w:rFonts w:ascii="Arial" w:hAnsi="Arial" w:cs="Arial"/>
            <w:sz w:val="28"/>
            <w:szCs w:val="28"/>
            <w:lang w:val="en-US"/>
          </w:rPr>
          <w:delText>4</w:delText>
        </w:r>
        <w:r w:rsidRPr="00554182">
          <w:rPr>
            <w:rFonts w:ascii="Arial" w:hAnsi="Arial" w:cs="Arial"/>
            <w:sz w:val="28"/>
            <w:szCs w:val="28"/>
            <w:lang w:val="en-US"/>
          </w:rPr>
          <w:delText>” years from the date of appointment and written consent;</w:delText>
        </w:r>
      </w:del>
    </w:p>
    <w:p w14:paraId="51C9CF8D" w14:textId="77777777" w:rsidR="004E36D7" w:rsidRPr="00554182" w:rsidRDefault="004E36D7" w:rsidP="00726F79">
      <w:pPr>
        <w:spacing w:after="0" w:line="240" w:lineRule="auto"/>
        <w:ind w:firstLine="993"/>
        <w:jc w:val="both"/>
        <w:rPr>
          <w:rFonts w:ascii="Arial" w:hAnsi="Arial" w:cs="Arial"/>
          <w:sz w:val="28"/>
          <w:szCs w:val="28"/>
          <w:lang w:val="en-US"/>
        </w:rPr>
      </w:pPr>
      <w:del w:id="163" w:author="Проект новой редакции" w:date="2026-10-23T13:45:00Z">
        <w:r w:rsidRPr="00554182">
          <w:rPr>
            <w:rFonts w:ascii="Arial" w:hAnsi="Arial" w:cs="Arial"/>
            <w:sz w:val="28"/>
            <w:szCs w:val="28"/>
            <w:lang w:val="en-US"/>
          </w:rPr>
          <w:delText>c) Council on position of Chief Financial Officer, for the period of “</w:delText>
        </w:r>
        <w:r w:rsidR="005B7FC5" w:rsidRPr="00554182">
          <w:rPr>
            <w:rFonts w:ascii="Arial" w:hAnsi="Arial" w:cs="Arial"/>
            <w:sz w:val="28"/>
            <w:szCs w:val="28"/>
            <w:lang w:val="en-US"/>
          </w:rPr>
          <w:delText>4</w:delText>
        </w:r>
      </w:del>
      <w:r w:rsidRPr="00554182">
        <w:rPr>
          <w:rFonts w:ascii="Arial" w:hAnsi="Arial" w:cs="Arial"/>
          <w:sz w:val="28"/>
          <w:szCs w:val="28"/>
          <w:lang w:val="en-US"/>
        </w:rPr>
        <w:t>” years from the date of appointment and written consent;</w:t>
      </w:r>
    </w:p>
    <w:p w14:paraId="462C2AFD" w14:textId="696D4492" w:rsidR="004E36D7" w:rsidRPr="00554182" w:rsidRDefault="00FD1683" w:rsidP="00726F79">
      <w:pPr>
        <w:spacing w:after="0" w:line="240" w:lineRule="auto"/>
        <w:ind w:firstLine="993"/>
        <w:jc w:val="both"/>
        <w:rPr>
          <w:rFonts w:ascii="Arial" w:hAnsi="Arial" w:cs="Arial"/>
          <w:sz w:val="28"/>
          <w:szCs w:val="28"/>
          <w:lang w:val="en-US"/>
        </w:rPr>
      </w:pPr>
      <w:ins w:id="164" w:author="Проект новой редакции" w:date="2026-10-23T13:45:00Z">
        <w:r>
          <w:rPr>
            <w:rFonts w:ascii="Arial" w:hAnsi="Arial" w:cs="Arial"/>
            <w:sz w:val="28"/>
            <w:szCs w:val="28"/>
            <w:lang w:val="en-US"/>
          </w:rPr>
          <w:t>c</w:t>
        </w:r>
      </w:ins>
      <w:del w:id="165" w:author="Проект новой редакции" w:date="2026-10-23T13:45:00Z">
        <w:r w:rsidR="004E36D7" w:rsidRPr="00554182">
          <w:rPr>
            <w:rFonts w:ascii="Arial" w:hAnsi="Arial" w:cs="Arial"/>
            <w:sz w:val="28"/>
            <w:szCs w:val="28"/>
            <w:lang w:val="en-US"/>
          </w:rPr>
          <w:delText>d</w:delText>
        </w:r>
      </w:del>
      <w:r w:rsidR="004E36D7" w:rsidRPr="00554182">
        <w:rPr>
          <w:rFonts w:ascii="Arial" w:hAnsi="Arial" w:cs="Arial"/>
          <w:sz w:val="28"/>
          <w:szCs w:val="28"/>
          <w:lang w:val="en-US"/>
        </w:rPr>
        <w:t>) Council</w:t>
      </w:r>
      <w:ins w:id="166" w:author="Проект новой редакции" w:date="2026-10-23T13:45:00Z">
        <w:r>
          <w:rPr>
            <w:rFonts w:ascii="Arial" w:hAnsi="Arial" w:cs="Arial"/>
            <w:sz w:val="28"/>
            <w:szCs w:val="28"/>
            <w:lang w:val="en-US"/>
          </w:rPr>
          <w:t xml:space="preserve"> on the position of Deputy CEO</w:t>
        </w:r>
      </w:ins>
      <w:r w:rsidR="004E36D7" w:rsidRPr="00554182">
        <w:rPr>
          <w:rFonts w:ascii="Arial" w:hAnsi="Arial" w:cs="Arial"/>
          <w:sz w:val="28"/>
          <w:szCs w:val="28"/>
          <w:lang w:val="en-US"/>
        </w:rPr>
        <w:t xml:space="preserve"> on </w:t>
      </w:r>
      <w:ins w:id="167" w:author="Проект новой редакции" w:date="2026-10-23T13:45:00Z">
        <w:r>
          <w:rPr>
            <w:rFonts w:ascii="Arial" w:hAnsi="Arial" w:cs="Arial"/>
            <w:sz w:val="28"/>
            <w:szCs w:val="28"/>
            <w:lang w:val="en-US"/>
          </w:rPr>
          <w:t>administrative issues</w:t>
        </w:r>
      </w:ins>
      <w:del w:id="168" w:author="Проект новой редакции" w:date="2026-10-23T13:45:00Z">
        <w:r w:rsidR="004E36D7" w:rsidRPr="00554182">
          <w:rPr>
            <w:rFonts w:ascii="Arial" w:hAnsi="Arial" w:cs="Arial"/>
            <w:sz w:val="28"/>
            <w:szCs w:val="28"/>
            <w:lang w:val="en-US"/>
          </w:rPr>
          <w:delText>position of Head of Project Office</w:delText>
        </w:r>
      </w:del>
      <w:r w:rsidR="004E36D7" w:rsidRPr="00554182">
        <w:rPr>
          <w:rFonts w:ascii="Arial" w:hAnsi="Arial" w:cs="Arial"/>
          <w:sz w:val="28"/>
          <w:szCs w:val="28"/>
          <w:lang w:val="en-US"/>
        </w:rPr>
        <w:t>, for the period of “</w:t>
      </w:r>
      <w:ins w:id="169" w:author="Проект новой редакции" w:date="2026-10-23T13:45:00Z">
        <w:r>
          <w:rPr>
            <w:rFonts w:ascii="Arial" w:hAnsi="Arial" w:cs="Arial"/>
            <w:sz w:val="28"/>
            <w:szCs w:val="28"/>
            <w:lang w:val="en-US"/>
          </w:rPr>
          <w:t>2</w:t>
        </w:r>
      </w:ins>
      <w:del w:id="170" w:author="Проект новой редакции" w:date="2026-10-23T13:45:00Z">
        <w:r w:rsidR="005B7FC5" w:rsidRPr="00554182">
          <w:rPr>
            <w:rFonts w:ascii="Arial" w:hAnsi="Arial" w:cs="Arial"/>
            <w:sz w:val="28"/>
            <w:szCs w:val="28"/>
            <w:lang w:val="en-US"/>
          </w:rPr>
          <w:delText>4</w:delText>
        </w:r>
      </w:del>
      <w:r w:rsidR="004E36D7" w:rsidRPr="00554182">
        <w:rPr>
          <w:rFonts w:ascii="Arial" w:hAnsi="Arial" w:cs="Arial"/>
          <w:sz w:val="28"/>
          <w:szCs w:val="28"/>
          <w:lang w:val="en-US"/>
        </w:rPr>
        <w:t>” years from the date of appointment and written consent</w:t>
      </w:r>
      <w:r w:rsidR="00D66DAE" w:rsidRPr="00554182">
        <w:rPr>
          <w:rFonts w:ascii="Arial" w:hAnsi="Arial" w:cs="Arial"/>
          <w:sz w:val="28"/>
          <w:szCs w:val="28"/>
          <w:lang w:val="en-US"/>
        </w:rPr>
        <w:t>.</w:t>
      </w:r>
    </w:p>
    <w:p w14:paraId="277A12CA" w14:textId="77777777" w:rsidR="004E36D7" w:rsidRPr="00554182" w:rsidRDefault="004E36D7" w:rsidP="00726F79">
      <w:pPr>
        <w:spacing w:after="0" w:line="240" w:lineRule="auto"/>
        <w:ind w:firstLine="709"/>
        <w:jc w:val="both"/>
        <w:rPr>
          <w:rFonts w:ascii="Arial" w:hAnsi="Arial" w:cs="Arial"/>
          <w:b/>
          <w:sz w:val="28"/>
          <w:szCs w:val="28"/>
          <w:lang w:val="en-US"/>
        </w:rPr>
      </w:pPr>
    </w:p>
    <w:p w14:paraId="68FDC999" w14:textId="6879FE08" w:rsidR="00365E32" w:rsidRPr="00554182" w:rsidRDefault="00560ECD" w:rsidP="00E41C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365E32" w:rsidRPr="00554182">
        <w:rPr>
          <w:rFonts w:ascii="Arial" w:hAnsi="Arial" w:cs="Arial"/>
          <w:sz w:val="28"/>
          <w:szCs w:val="28"/>
          <w:lang w:val="en-US"/>
        </w:rPr>
        <w:t>.2. Chairman of the Management</w:t>
      </w:r>
      <w:r w:rsidR="00365E32" w:rsidRPr="00554182">
        <w:rPr>
          <w:rFonts w:ascii="Arial" w:hAnsi="Arial" w:cs="Arial"/>
          <w:sz w:val="28"/>
          <w:szCs w:val="28"/>
          <w:lang w:val="kk-KZ"/>
        </w:rPr>
        <w:t xml:space="preserve"> </w:t>
      </w:r>
      <w:r w:rsidR="00365E32" w:rsidRPr="00554182">
        <w:rPr>
          <w:rFonts w:ascii="Arial" w:hAnsi="Arial" w:cs="Arial"/>
          <w:sz w:val="28"/>
          <w:szCs w:val="28"/>
          <w:lang w:val="en-US"/>
        </w:rPr>
        <w:t xml:space="preserve">Council may </w:t>
      </w:r>
      <w:r w:rsidR="003E4097" w:rsidRPr="00554182">
        <w:rPr>
          <w:rFonts w:ascii="Arial" w:hAnsi="Arial" w:cs="Arial"/>
          <w:sz w:val="28"/>
          <w:szCs w:val="28"/>
          <w:lang w:val="en-US"/>
        </w:rPr>
        <w:t xml:space="preserve">suggest to the Supreme Guardian </w:t>
      </w:r>
      <w:r w:rsidR="00365E32" w:rsidRPr="00554182">
        <w:rPr>
          <w:rFonts w:ascii="Arial" w:hAnsi="Arial" w:cs="Arial"/>
          <w:sz w:val="28"/>
          <w:szCs w:val="28"/>
          <w:lang w:val="en-US"/>
        </w:rPr>
        <w:t>appoint</w:t>
      </w:r>
      <w:r w:rsidR="003E4097" w:rsidRPr="00554182">
        <w:rPr>
          <w:rFonts w:ascii="Arial" w:hAnsi="Arial" w:cs="Arial"/>
          <w:sz w:val="28"/>
          <w:szCs w:val="28"/>
          <w:lang w:val="en-US"/>
        </w:rPr>
        <w:t xml:space="preserve"> or</w:t>
      </w:r>
      <w:r w:rsidR="00365E32" w:rsidRPr="00554182">
        <w:rPr>
          <w:rFonts w:ascii="Arial" w:hAnsi="Arial" w:cs="Arial"/>
          <w:sz w:val="28"/>
          <w:szCs w:val="28"/>
          <w:lang w:val="en-US"/>
        </w:rPr>
        <w:t xml:space="preserve"> remove additional Management Council member for the purpose of reaching Foundation’s objects</w:t>
      </w:r>
      <w:r w:rsidR="00D046A6" w:rsidRPr="00554182">
        <w:rPr>
          <w:rFonts w:ascii="Arial" w:hAnsi="Arial" w:cs="Arial"/>
          <w:sz w:val="28"/>
          <w:szCs w:val="28"/>
          <w:lang w:val="en-US"/>
        </w:rPr>
        <w:t xml:space="preserve"> and a period he/she sees fit.</w:t>
      </w:r>
      <w:r w:rsidR="000F38E2" w:rsidRPr="00554182">
        <w:rPr>
          <w:rFonts w:ascii="Arial" w:hAnsi="Arial" w:cs="Arial"/>
          <w:sz w:val="28"/>
          <w:szCs w:val="28"/>
          <w:lang w:val="en-US"/>
        </w:rPr>
        <w:t xml:space="preserve"> </w:t>
      </w:r>
    </w:p>
    <w:p w14:paraId="23A18691" w14:textId="77777777" w:rsidR="00780F9A" w:rsidRPr="00554182" w:rsidRDefault="00780F9A" w:rsidP="00E41C79">
      <w:pPr>
        <w:spacing w:after="0" w:line="240" w:lineRule="auto"/>
        <w:ind w:firstLine="709"/>
        <w:jc w:val="both"/>
        <w:rPr>
          <w:rFonts w:ascii="Arial" w:hAnsi="Arial" w:cs="Arial"/>
          <w:b/>
          <w:sz w:val="28"/>
          <w:szCs w:val="28"/>
          <w:lang w:val="en-US"/>
        </w:rPr>
      </w:pPr>
    </w:p>
    <w:p w14:paraId="0C95A2A8" w14:textId="7145F941" w:rsidR="00E2343D"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4E36D7" w:rsidRPr="00554182">
        <w:rPr>
          <w:rFonts w:ascii="Arial" w:hAnsi="Arial" w:cs="Arial"/>
          <w:sz w:val="28"/>
          <w:szCs w:val="28"/>
          <w:lang w:val="en-US"/>
        </w:rPr>
        <w:t>.</w:t>
      </w:r>
      <w:r w:rsidR="00365E32" w:rsidRPr="00554182">
        <w:rPr>
          <w:rFonts w:ascii="Arial" w:hAnsi="Arial" w:cs="Arial"/>
          <w:sz w:val="28"/>
          <w:szCs w:val="28"/>
          <w:lang w:val="en-US"/>
        </w:rPr>
        <w:t>3</w:t>
      </w:r>
      <w:r w:rsidR="004E36D7" w:rsidRPr="00554182">
        <w:rPr>
          <w:rFonts w:ascii="Arial" w:hAnsi="Arial" w:cs="Arial"/>
          <w:sz w:val="28"/>
          <w:szCs w:val="28"/>
          <w:lang w:val="en-US"/>
        </w:rPr>
        <w:t>.</w:t>
      </w:r>
      <w:r w:rsidR="005B7FC5" w:rsidRPr="00554182">
        <w:rPr>
          <w:rFonts w:ascii="Arial" w:hAnsi="Arial" w:cs="Arial"/>
          <w:sz w:val="28"/>
          <w:szCs w:val="28"/>
          <w:lang w:val="en-US"/>
        </w:rPr>
        <w:t xml:space="preserve"> A Founder or a body corporate may be appointed as a member of the Management Council.</w:t>
      </w:r>
    </w:p>
    <w:p w14:paraId="25ED030C" w14:textId="77777777" w:rsidR="00780F9A" w:rsidRPr="00554182" w:rsidRDefault="00780F9A" w:rsidP="00726F79">
      <w:pPr>
        <w:spacing w:after="0" w:line="240" w:lineRule="auto"/>
        <w:ind w:firstLine="709"/>
        <w:jc w:val="both"/>
        <w:rPr>
          <w:rFonts w:ascii="Arial" w:hAnsi="Arial" w:cs="Arial"/>
          <w:sz w:val="28"/>
          <w:szCs w:val="28"/>
          <w:lang w:val="en-US"/>
        </w:rPr>
      </w:pPr>
    </w:p>
    <w:p w14:paraId="638DC18C" w14:textId="5C9413E4" w:rsidR="00E2343D"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E2343D" w:rsidRPr="00554182">
        <w:rPr>
          <w:rFonts w:ascii="Arial" w:hAnsi="Arial" w:cs="Arial"/>
          <w:sz w:val="28"/>
          <w:szCs w:val="28"/>
          <w:lang w:val="en-US"/>
        </w:rPr>
        <w:t>.</w:t>
      </w:r>
      <w:r w:rsidR="00E16C66" w:rsidRPr="00554182">
        <w:rPr>
          <w:rFonts w:ascii="Arial" w:hAnsi="Arial" w:cs="Arial"/>
          <w:sz w:val="28"/>
          <w:szCs w:val="28"/>
          <w:lang w:val="en-US"/>
        </w:rPr>
        <w:t>4</w:t>
      </w:r>
      <w:r w:rsidR="00E2343D" w:rsidRPr="00554182">
        <w:rPr>
          <w:rFonts w:ascii="Arial" w:hAnsi="Arial" w:cs="Arial"/>
          <w:sz w:val="28"/>
          <w:szCs w:val="28"/>
          <w:lang w:val="en-US"/>
        </w:rPr>
        <w:t xml:space="preserve">. </w:t>
      </w:r>
      <w:r w:rsidR="00DE5CBD" w:rsidRPr="00554182">
        <w:rPr>
          <w:rFonts w:ascii="Arial" w:hAnsi="Arial" w:cs="Arial"/>
          <w:sz w:val="28"/>
          <w:szCs w:val="28"/>
          <w:lang w:val="en-US"/>
        </w:rPr>
        <w:t>A p</w:t>
      </w:r>
      <w:r w:rsidR="005B7FC5" w:rsidRPr="00554182">
        <w:rPr>
          <w:rFonts w:ascii="Arial" w:hAnsi="Arial" w:cs="Arial"/>
          <w:sz w:val="28"/>
          <w:szCs w:val="28"/>
          <w:lang w:val="en-US"/>
        </w:rPr>
        <w:t>erson must not be appointed as a member of the Management Council, or be so referred to in the Register, unless he has consented in writing to being a member of the Management Council.</w:t>
      </w:r>
    </w:p>
    <w:p w14:paraId="504712BE" w14:textId="77777777" w:rsidR="004E36D7" w:rsidRPr="00554182" w:rsidRDefault="004E36D7" w:rsidP="00726F79">
      <w:pPr>
        <w:spacing w:after="0" w:line="240" w:lineRule="auto"/>
        <w:ind w:firstLine="709"/>
        <w:jc w:val="both"/>
        <w:rPr>
          <w:rFonts w:ascii="Arial" w:hAnsi="Arial" w:cs="Arial"/>
          <w:sz w:val="28"/>
          <w:szCs w:val="28"/>
          <w:lang w:val="en-US"/>
        </w:rPr>
      </w:pPr>
    </w:p>
    <w:p w14:paraId="51A6D8AA" w14:textId="6091F2E1" w:rsidR="00203321"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203321" w:rsidRPr="00554182">
        <w:rPr>
          <w:rFonts w:ascii="Arial" w:hAnsi="Arial" w:cs="Arial"/>
          <w:sz w:val="28"/>
          <w:szCs w:val="28"/>
          <w:lang w:val="en-US"/>
        </w:rPr>
        <w:t>.</w:t>
      </w:r>
      <w:r w:rsidR="00E16C66" w:rsidRPr="00554182">
        <w:rPr>
          <w:rFonts w:ascii="Arial" w:hAnsi="Arial" w:cs="Arial"/>
          <w:sz w:val="28"/>
          <w:szCs w:val="28"/>
          <w:lang w:val="en-US"/>
        </w:rPr>
        <w:t>5</w:t>
      </w:r>
      <w:r w:rsidR="00203321" w:rsidRPr="00554182">
        <w:rPr>
          <w:rFonts w:ascii="Arial" w:hAnsi="Arial" w:cs="Arial"/>
          <w:sz w:val="28"/>
          <w:szCs w:val="28"/>
          <w:lang w:val="en-US"/>
        </w:rPr>
        <w:t xml:space="preserve">. </w:t>
      </w:r>
      <w:r w:rsidR="00DE5CBD" w:rsidRPr="00554182">
        <w:rPr>
          <w:rFonts w:ascii="Arial" w:hAnsi="Arial" w:cs="Arial"/>
          <w:sz w:val="28"/>
          <w:szCs w:val="28"/>
          <w:lang w:val="en-US"/>
        </w:rPr>
        <w:t>The appointment of a p</w:t>
      </w:r>
      <w:r w:rsidR="005B7FC5" w:rsidRPr="00554182">
        <w:rPr>
          <w:rFonts w:ascii="Arial" w:hAnsi="Arial" w:cs="Arial"/>
          <w:sz w:val="28"/>
          <w:szCs w:val="28"/>
          <w:lang w:val="en-US"/>
        </w:rPr>
        <w:t>erson as a member of the Management Council is void a</w:t>
      </w:r>
      <w:r w:rsidR="00DE5CBD" w:rsidRPr="00554182">
        <w:rPr>
          <w:rFonts w:ascii="Arial" w:hAnsi="Arial" w:cs="Arial"/>
          <w:sz w:val="28"/>
          <w:szCs w:val="28"/>
          <w:lang w:val="en-US"/>
        </w:rPr>
        <w:t>nd will have no effect if that p</w:t>
      </w:r>
      <w:r w:rsidR="005B7FC5" w:rsidRPr="00554182">
        <w:rPr>
          <w:rFonts w:ascii="Arial" w:hAnsi="Arial" w:cs="Arial"/>
          <w:sz w:val="28"/>
          <w:szCs w:val="28"/>
          <w:lang w:val="en-US"/>
        </w:rPr>
        <w:t>erson is also member of the Guardian Council of the Foundation.</w:t>
      </w:r>
    </w:p>
    <w:p w14:paraId="08D2E334" w14:textId="77777777" w:rsidR="00203321" w:rsidRPr="00554182" w:rsidRDefault="00203321" w:rsidP="00726F79">
      <w:pPr>
        <w:spacing w:after="0" w:line="240" w:lineRule="auto"/>
        <w:ind w:firstLine="709"/>
        <w:jc w:val="both"/>
        <w:rPr>
          <w:rFonts w:ascii="Arial" w:hAnsi="Arial" w:cs="Arial"/>
          <w:sz w:val="28"/>
          <w:szCs w:val="28"/>
          <w:lang w:val="en-US"/>
        </w:rPr>
      </w:pPr>
    </w:p>
    <w:p w14:paraId="1D62F585" w14:textId="5221DA24" w:rsidR="00203321" w:rsidRPr="00554182" w:rsidRDefault="00560ECD" w:rsidP="00E16C66">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7</w:t>
      </w:r>
      <w:r w:rsidR="00203321" w:rsidRPr="00554182">
        <w:rPr>
          <w:rFonts w:ascii="Arial" w:hAnsi="Arial" w:cs="Arial"/>
          <w:sz w:val="28"/>
          <w:szCs w:val="28"/>
          <w:lang w:val="en-US"/>
        </w:rPr>
        <w:t>.</w:t>
      </w:r>
      <w:r w:rsidR="00E16C66" w:rsidRPr="00554182">
        <w:rPr>
          <w:rFonts w:ascii="Arial" w:hAnsi="Arial" w:cs="Arial"/>
          <w:sz w:val="28"/>
          <w:szCs w:val="28"/>
          <w:lang w:val="en-US"/>
        </w:rPr>
        <w:t>6</w:t>
      </w:r>
      <w:r w:rsidR="00203321" w:rsidRPr="00554182">
        <w:rPr>
          <w:rFonts w:ascii="Arial" w:hAnsi="Arial" w:cs="Arial"/>
          <w:sz w:val="28"/>
          <w:szCs w:val="28"/>
          <w:lang w:val="en-US"/>
        </w:rPr>
        <w:t>. The Member of the</w:t>
      </w:r>
      <w:r w:rsidR="00203321" w:rsidRPr="00554182">
        <w:rPr>
          <w:rFonts w:ascii="Arial" w:hAnsi="Arial" w:cs="Arial"/>
          <w:sz w:val="28"/>
          <w:szCs w:val="28"/>
          <w:lang w:val="kk-KZ"/>
        </w:rPr>
        <w:t xml:space="preserve"> </w:t>
      </w:r>
      <w:r w:rsidR="00203321" w:rsidRPr="00554182">
        <w:rPr>
          <w:rFonts w:ascii="Arial" w:hAnsi="Arial" w:cs="Arial"/>
          <w:sz w:val="28"/>
          <w:szCs w:val="28"/>
          <w:lang w:val="en-US"/>
        </w:rPr>
        <w:t>Management Council shall be</w:t>
      </w:r>
      <w:r w:rsidR="00E41C79" w:rsidRPr="00554182">
        <w:rPr>
          <w:rFonts w:ascii="Arial" w:hAnsi="Arial" w:cs="Arial"/>
          <w:sz w:val="28"/>
          <w:szCs w:val="28"/>
          <w:lang w:val="en-US"/>
        </w:rPr>
        <w:t xml:space="preserve"> dismissed</w:t>
      </w:r>
      <w:r w:rsidR="00203321" w:rsidRPr="00554182">
        <w:rPr>
          <w:rFonts w:ascii="Arial" w:hAnsi="Arial" w:cs="Arial"/>
          <w:sz w:val="28"/>
          <w:szCs w:val="28"/>
          <w:lang w:val="en-US"/>
        </w:rPr>
        <w:t>:</w:t>
      </w:r>
    </w:p>
    <w:p w14:paraId="7871A88F" w14:textId="6B2D5378" w:rsidR="00DE787A" w:rsidRPr="00554182" w:rsidRDefault="00203321"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a) </w:t>
      </w:r>
      <w:r w:rsidR="00E41C79" w:rsidRPr="00554182">
        <w:rPr>
          <w:rFonts w:ascii="Arial" w:hAnsi="Arial" w:cs="Arial"/>
          <w:sz w:val="28"/>
          <w:szCs w:val="28"/>
          <w:lang w:val="en-US"/>
        </w:rPr>
        <w:t xml:space="preserve">due to expired appointment period </w:t>
      </w:r>
      <w:r w:rsidR="00DE787A" w:rsidRPr="00554182">
        <w:rPr>
          <w:rFonts w:ascii="Arial" w:hAnsi="Arial" w:cs="Arial"/>
          <w:sz w:val="28"/>
          <w:szCs w:val="28"/>
          <w:lang w:val="en-US"/>
        </w:rPr>
        <w:t xml:space="preserve">of the </w:t>
      </w:r>
      <w:r w:rsidR="00D046A6" w:rsidRPr="00554182">
        <w:rPr>
          <w:rFonts w:ascii="Arial" w:hAnsi="Arial" w:cs="Arial"/>
          <w:sz w:val="28"/>
          <w:szCs w:val="28"/>
          <w:lang w:val="en-US"/>
        </w:rPr>
        <w:t>Council</w:t>
      </w:r>
      <w:r w:rsidR="00DE787A" w:rsidRPr="00554182">
        <w:rPr>
          <w:rFonts w:ascii="Arial" w:hAnsi="Arial" w:cs="Arial"/>
          <w:sz w:val="28"/>
          <w:szCs w:val="28"/>
          <w:lang w:val="en-US"/>
        </w:rPr>
        <w:t>;</w:t>
      </w:r>
    </w:p>
    <w:p w14:paraId="3B5C6D76" w14:textId="77777777" w:rsidR="00F8392B"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b) is, by virtue of any disability, incapable of fulfilling the functions or duties required by the office;</w:t>
      </w:r>
    </w:p>
    <w:p w14:paraId="63E016EA" w14:textId="77777777" w:rsidR="00F8392B"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c) without permission, does not attend three successive meetings of the Council;</w:t>
      </w:r>
    </w:p>
    <w:p w14:paraId="26DC010D" w14:textId="1FEC7ADE" w:rsidR="00203321"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d</w:t>
      </w:r>
      <w:r w:rsidR="00203321" w:rsidRPr="00554182">
        <w:rPr>
          <w:rFonts w:ascii="Arial" w:hAnsi="Arial" w:cs="Arial"/>
          <w:sz w:val="28"/>
          <w:szCs w:val="28"/>
          <w:lang w:val="en-US"/>
        </w:rPr>
        <w:t>) is removed</w:t>
      </w:r>
      <w:r w:rsidR="00EC19AF" w:rsidRPr="00554182">
        <w:rPr>
          <w:rFonts w:ascii="Arial" w:hAnsi="Arial" w:cs="Arial"/>
          <w:sz w:val="28"/>
          <w:szCs w:val="28"/>
          <w:lang w:val="en-US"/>
        </w:rPr>
        <w:t>,</w:t>
      </w:r>
      <w:r w:rsidR="00203321" w:rsidRPr="00554182">
        <w:rPr>
          <w:rFonts w:ascii="Arial" w:hAnsi="Arial" w:cs="Arial"/>
          <w:sz w:val="28"/>
          <w:szCs w:val="28"/>
          <w:lang w:val="en-US"/>
        </w:rPr>
        <w:t xml:space="preserve"> </w:t>
      </w:r>
      <w:r w:rsidR="00EC19AF" w:rsidRPr="00554182">
        <w:rPr>
          <w:rFonts w:ascii="Arial" w:hAnsi="Arial" w:cs="Arial"/>
          <w:sz w:val="28"/>
          <w:szCs w:val="28"/>
          <w:lang w:val="en-US"/>
        </w:rPr>
        <w:t>pursuant to provision 3.</w:t>
      </w:r>
      <w:r w:rsidR="000F38E2" w:rsidRPr="00554182">
        <w:rPr>
          <w:rFonts w:ascii="Arial" w:hAnsi="Arial" w:cs="Arial"/>
          <w:sz w:val="28"/>
          <w:szCs w:val="28"/>
          <w:lang w:val="en-US"/>
        </w:rPr>
        <w:t>5</w:t>
      </w:r>
      <w:r w:rsidR="00EC19AF" w:rsidRPr="00554182">
        <w:rPr>
          <w:rFonts w:ascii="Arial" w:hAnsi="Arial" w:cs="Arial"/>
          <w:sz w:val="28"/>
          <w:szCs w:val="28"/>
          <w:lang w:val="en-US"/>
        </w:rPr>
        <w:t xml:space="preserve">.(a) </w:t>
      </w:r>
      <w:r w:rsidR="00203321" w:rsidRPr="00554182">
        <w:rPr>
          <w:rFonts w:ascii="Arial" w:hAnsi="Arial" w:cs="Arial"/>
          <w:sz w:val="28"/>
          <w:szCs w:val="28"/>
          <w:lang w:val="en-US"/>
        </w:rPr>
        <w:t>by the Supreme Guardian</w:t>
      </w:r>
      <w:r w:rsidR="00EC19AF" w:rsidRPr="00554182">
        <w:rPr>
          <w:rFonts w:ascii="Arial" w:hAnsi="Arial" w:cs="Arial"/>
          <w:sz w:val="28"/>
          <w:szCs w:val="28"/>
          <w:lang w:val="en-US"/>
        </w:rPr>
        <w:t>,</w:t>
      </w:r>
      <w:r w:rsidR="00D046A6" w:rsidRPr="00554182">
        <w:rPr>
          <w:rFonts w:ascii="Arial" w:hAnsi="Arial" w:cs="Arial"/>
          <w:sz w:val="28"/>
          <w:szCs w:val="28"/>
          <w:lang w:val="en-US"/>
        </w:rPr>
        <w:t xml:space="preserve"> or </w:t>
      </w:r>
      <w:r w:rsidR="00EC19AF" w:rsidRPr="00554182">
        <w:rPr>
          <w:rFonts w:ascii="Arial" w:hAnsi="Arial" w:cs="Arial"/>
          <w:sz w:val="28"/>
          <w:szCs w:val="28"/>
          <w:lang w:val="en-US"/>
        </w:rPr>
        <w:t xml:space="preserve">pursuant to provision </w:t>
      </w:r>
      <w:r w:rsidR="000F38E2" w:rsidRPr="00554182">
        <w:rPr>
          <w:rFonts w:ascii="Arial" w:hAnsi="Arial" w:cs="Arial"/>
          <w:sz w:val="28"/>
          <w:szCs w:val="28"/>
          <w:lang w:val="en-US"/>
        </w:rPr>
        <w:t>7</w:t>
      </w:r>
      <w:r w:rsidR="00EC19AF" w:rsidRPr="00554182">
        <w:rPr>
          <w:rFonts w:ascii="Arial" w:hAnsi="Arial" w:cs="Arial"/>
          <w:sz w:val="28"/>
          <w:szCs w:val="28"/>
          <w:lang w:val="en-US"/>
        </w:rPr>
        <w:t xml:space="preserve">.2. by the </w:t>
      </w:r>
      <w:r w:rsidR="00D046A6" w:rsidRPr="00554182">
        <w:rPr>
          <w:rFonts w:ascii="Arial" w:hAnsi="Arial" w:cs="Arial"/>
          <w:sz w:val="28"/>
          <w:szCs w:val="28"/>
          <w:lang w:val="en-US"/>
        </w:rPr>
        <w:t>Chairman of the Management Council</w:t>
      </w:r>
      <w:r w:rsidR="00EC19AF" w:rsidRPr="00554182">
        <w:rPr>
          <w:rFonts w:ascii="Arial" w:hAnsi="Arial" w:cs="Arial"/>
          <w:sz w:val="28"/>
          <w:szCs w:val="28"/>
          <w:lang w:val="en-US"/>
        </w:rPr>
        <w:t xml:space="preserve">, </w:t>
      </w:r>
      <w:r w:rsidR="00D046A6" w:rsidRPr="00554182">
        <w:rPr>
          <w:rFonts w:ascii="Arial" w:hAnsi="Arial" w:cs="Arial"/>
          <w:sz w:val="28"/>
          <w:szCs w:val="28"/>
          <w:lang w:val="en-US"/>
        </w:rPr>
        <w:t>in case of fundamental breach</w:t>
      </w:r>
      <w:r w:rsidR="00E35B61" w:rsidRPr="00554182">
        <w:rPr>
          <w:rFonts w:ascii="Arial" w:hAnsi="Arial" w:cs="Arial"/>
          <w:sz w:val="28"/>
          <w:szCs w:val="28"/>
          <w:lang w:val="en-US"/>
        </w:rPr>
        <w:t xml:space="preserve"> of</w:t>
      </w:r>
      <w:r w:rsidR="00D046A6" w:rsidRPr="00554182">
        <w:rPr>
          <w:rFonts w:ascii="Arial" w:hAnsi="Arial" w:cs="Arial"/>
          <w:sz w:val="28"/>
          <w:szCs w:val="28"/>
          <w:lang w:val="en-US"/>
        </w:rPr>
        <w:t xml:space="preserve"> Chapter </w:t>
      </w:r>
      <w:ins w:id="171" w:author="Проект новой редакции" w:date="2026-10-23T13:45:00Z">
        <w:r w:rsidR="00FD1683">
          <w:rPr>
            <w:rFonts w:ascii="Arial" w:hAnsi="Arial" w:cs="Arial"/>
            <w:sz w:val="28"/>
            <w:szCs w:val="28"/>
            <w:lang w:val="en-US"/>
          </w:rPr>
          <w:t>8</w:t>
        </w:r>
      </w:ins>
      <w:del w:id="172" w:author="Проект новой редакции" w:date="2026-10-23T13:45:00Z">
        <w:r w:rsidR="00C13E78" w:rsidRPr="00554182">
          <w:rPr>
            <w:rFonts w:ascii="Arial" w:hAnsi="Arial" w:cs="Arial"/>
            <w:sz w:val="28"/>
            <w:szCs w:val="28"/>
            <w:lang w:val="en-US"/>
          </w:rPr>
          <w:delText>7</w:delText>
        </w:r>
      </w:del>
      <w:r w:rsidR="00D046A6" w:rsidRPr="00554182">
        <w:rPr>
          <w:rFonts w:ascii="Arial" w:hAnsi="Arial" w:cs="Arial"/>
          <w:sz w:val="28"/>
          <w:szCs w:val="28"/>
          <w:lang w:val="en-US"/>
        </w:rPr>
        <w:t xml:space="preserve"> of these By-laws</w:t>
      </w:r>
      <w:r w:rsidR="00203321" w:rsidRPr="00554182">
        <w:rPr>
          <w:rFonts w:ascii="Arial" w:hAnsi="Arial" w:cs="Arial"/>
          <w:sz w:val="28"/>
          <w:szCs w:val="28"/>
          <w:lang w:val="en-US"/>
        </w:rPr>
        <w:t>;</w:t>
      </w:r>
    </w:p>
    <w:p w14:paraId="612114BB" w14:textId="33FF6436" w:rsidR="00203321"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e</w:t>
      </w:r>
      <w:r w:rsidR="00203321" w:rsidRPr="00554182">
        <w:rPr>
          <w:rFonts w:ascii="Arial" w:hAnsi="Arial" w:cs="Arial"/>
          <w:sz w:val="28"/>
          <w:szCs w:val="28"/>
          <w:lang w:val="en-US"/>
        </w:rPr>
        <w:t xml:space="preserve">) </w:t>
      </w:r>
      <w:r w:rsidR="003B18D0" w:rsidRPr="00554182">
        <w:rPr>
          <w:rFonts w:ascii="Arial" w:hAnsi="Arial" w:cs="Arial"/>
          <w:sz w:val="28"/>
          <w:szCs w:val="28"/>
          <w:lang w:val="en-US"/>
        </w:rPr>
        <w:t>by resignation</w:t>
      </w:r>
      <w:r w:rsidR="00203321" w:rsidRPr="00554182">
        <w:rPr>
          <w:rFonts w:ascii="Arial" w:hAnsi="Arial" w:cs="Arial"/>
          <w:sz w:val="28"/>
          <w:szCs w:val="28"/>
          <w:lang w:val="en-US"/>
        </w:rPr>
        <w:t xml:space="preserve"> of</w:t>
      </w:r>
      <w:r w:rsidR="003B18D0" w:rsidRPr="00554182">
        <w:rPr>
          <w:rFonts w:ascii="Arial" w:hAnsi="Arial" w:cs="Arial"/>
          <w:sz w:val="28"/>
          <w:szCs w:val="28"/>
          <w:lang w:val="en-US"/>
        </w:rPr>
        <w:t xml:space="preserve"> the Council </w:t>
      </w:r>
      <w:r w:rsidR="00203321" w:rsidRPr="00554182">
        <w:rPr>
          <w:rFonts w:ascii="Arial" w:hAnsi="Arial" w:cs="Arial"/>
          <w:sz w:val="28"/>
          <w:szCs w:val="28"/>
          <w:lang w:val="en-US"/>
        </w:rPr>
        <w:t xml:space="preserve">by notice to the </w:t>
      </w:r>
      <w:r w:rsidR="003B18D0" w:rsidRPr="00554182">
        <w:rPr>
          <w:rFonts w:ascii="Arial" w:hAnsi="Arial" w:cs="Arial"/>
          <w:sz w:val="28"/>
          <w:szCs w:val="28"/>
          <w:lang w:val="en-US"/>
        </w:rPr>
        <w:t>Supreme Guardian</w:t>
      </w:r>
      <w:r w:rsidR="00203321" w:rsidRPr="00554182">
        <w:rPr>
          <w:rFonts w:ascii="Arial" w:hAnsi="Arial" w:cs="Arial"/>
          <w:sz w:val="28"/>
          <w:szCs w:val="28"/>
          <w:lang w:val="en-US"/>
        </w:rPr>
        <w:t xml:space="preserve"> </w:t>
      </w:r>
      <w:r w:rsidR="00D046A6" w:rsidRPr="00554182">
        <w:rPr>
          <w:rFonts w:ascii="Arial" w:hAnsi="Arial" w:cs="Arial"/>
          <w:sz w:val="28"/>
          <w:szCs w:val="28"/>
          <w:lang w:val="en-US"/>
        </w:rPr>
        <w:t xml:space="preserve">or Chairman of the Management Council </w:t>
      </w:r>
      <w:r w:rsidR="00203321" w:rsidRPr="00554182">
        <w:rPr>
          <w:rFonts w:ascii="Arial" w:hAnsi="Arial" w:cs="Arial"/>
          <w:sz w:val="28"/>
          <w:szCs w:val="28"/>
          <w:lang w:val="en-US"/>
        </w:rPr>
        <w:t>provided that a replacement</w:t>
      </w:r>
      <w:r w:rsidR="00E35B61" w:rsidRPr="00554182">
        <w:rPr>
          <w:rFonts w:ascii="Arial" w:hAnsi="Arial" w:cs="Arial"/>
          <w:sz w:val="28"/>
          <w:szCs w:val="28"/>
          <w:lang w:val="en-US"/>
        </w:rPr>
        <w:t xml:space="preserve"> of</w:t>
      </w:r>
      <w:r w:rsidR="00203321" w:rsidRPr="00554182">
        <w:rPr>
          <w:rFonts w:ascii="Arial" w:hAnsi="Arial" w:cs="Arial"/>
          <w:sz w:val="28"/>
          <w:szCs w:val="28"/>
          <w:lang w:val="en-US"/>
        </w:rPr>
        <w:t xml:space="preserve"> </w:t>
      </w:r>
      <w:r w:rsidR="003B18D0" w:rsidRPr="00554182">
        <w:rPr>
          <w:rFonts w:ascii="Arial" w:hAnsi="Arial" w:cs="Arial"/>
          <w:sz w:val="28"/>
          <w:szCs w:val="28"/>
          <w:lang w:val="en-US"/>
        </w:rPr>
        <w:t>the Council</w:t>
      </w:r>
      <w:r w:rsidR="00203321" w:rsidRPr="00554182">
        <w:rPr>
          <w:rFonts w:ascii="Arial" w:hAnsi="Arial" w:cs="Arial"/>
          <w:sz w:val="28"/>
          <w:szCs w:val="28"/>
          <w:lang w:val="en-US"/>
        </w:rPr>
        <w:t xml:space="preserve"> will be appointed to take his/her/its place at </w:t>
      </w:r>
      <w:r w:rsidR="003B18D0" w:rsidRPr="00554182">
        <w:rPr>
          <w:rFonts w:ascii="Arial" w:hAnsi="Arial" w:cs="Arial"/>
          <w:sz w:val="28"/>
          <w:szCs w:val="28"/>
          <w:lang w:val="en-US"/>
        </w:rPr>
        <w:t>Management</w:t>
      </w:r>
      <w:r w:rsidR="00203321" w:rsidRPr="00554182">
        <w:rPr>
          <w:rFonts w:ascii="Arial" w:hAnsi="Arial" w:cs="Arial"/>
          <w:sz w:val="28"/>
          <w:szCs w:val="28"/>
          <w:lang w:val="en-US"/>
        </w:rPr>
        <w:t xml:space="preserve"> Council as and from the date of such resignation;</w:t>
      </w:r>
    </w:p>
    <w:p w14:paraId="4D252EF0" w14:textId="77777777" w:rsidR="00203321"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f</w:t>
      </w:r>
      <w:r w:rsidR="00203321" w:rsidRPr="00554182">
        <w:rPr>
          <w:rFonts w:ascii="Arial" w:hAnsi="Arial" w:cs="Arial"/>
          <w:sz w:val="28"/>
          <w:szCs w:val="28"/>
          <w:lang w:val="en-US"/>
        </w:rPr>
        <w:t>) is removed by the Court pursuant to section 44(1) of the Regulations;</w:t>
      </w:r>
    </w:p>
    <w:p w14:paraId="26868155" w14:textId="77777777" w:rsidR="00203321" w:rsidRPr="00554182" w:rsidRDefault="00F8392B"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g</w:t>
      </w:r>
      <w:r w:rsidR="00203321" w:rsidRPr="00554182">
        <w:rPr>
          <w:rFonts w:ascii="Arial" w:hAnsi="Arial" w:cs="Arial"/>
          <w:sz w:val="28"/>
          <w:szCs w:val="28"/>
          <w:lang w:val="en-US"/>
        </w:rPr>
        <w:t xml:space="preserve">) is prohibited by the Regulations from being the </w:t>
      </w:r>
      <w:r w:rsidR="00E92728" w:rsidRPr="00554182">
        <w:rPr>
          <w:rFonts w:ascii="Arial" w:hAnsi="Arial" w:cs="Arial"/>
          <w:sz w:val="28"/>
          <w:szCs w:val="28"/>
          <w:lang w:val="en-US"/>
        </w:rPr>
        <w:t>Council</w:t>
      </w:r>
      <w:r w:rsidR="00203321" w:rsidRPr="00554182">
        <w:rPr>
          <w:rFonts w:ascii="Arial" w:hAnsi="Arial" w:cs="Arial"/>
          <w:sz w:val="28"/>
          <w:szCs w:val="28"/>
          <w:lang w:val="en-US"/>
        </w:rPr>
        <w:t>.</w:t>
      </w:r>
    </w:p>
    <w:p w14:paraId="111C730C" w14:textId="77777777" w:rsidR="00203321" w:rsidRPr="00554182" w:rsidRDefault="00203321" w:rsidP="00575BAF">
      <w:pPr>
        <w:spacing w:after="0" w:line="240" w:lineRule="auto"/>
        <w:ind w:firstLine="709"/>
        <w:jc w:val="both"/>
        <w:rPr>
          <w:rFonts w:ascii="Arial" w:hAnsi="Arial" w:cs="Arial"/>
          <w:sz w:val="28"/>
          <w:szCs w:val="28"/>
          <w:lang w:val="en-US"/>
        </w:rPr>
      </w:pPr>
    </w:p>
    <w:p w14:paraId="0B764CAF" w14:textId="43876ABC" w:rsidR="00203321" w:rsidRPr="00554182" w:rsidRDefault="00560ECD" w:rsidP="00726F79">
      <w:pPr>
        <w:spacing w:after="0" w:line="240" w:lineRule="auto"/>
        <w:ind w:firstLine="709"/>
        <w:jc w:val="both"/>
        <w:rPr>
          <w:rFonts w:ascii="Arial" w:hAnsi="Arial" w:cs="Arial"/>
          <w:sz w:val="28"/>
          <w:szCs w:val="28"/>
          <w:lang w:val="kk-KZ"/>
        </w:rPr>
      </w:pPr>
      <w:r w:rsidRPr="00554182">
        <w:rPr>
          <w:rFonts w:ascii="Arial" w:hAnsi="Arial" w:cs="Arial"/>
          <w:sz w:val="28"/>
          <w:szCs w:val="28"/>
          <w:lang w:val="en-US"/>
        </w:rPr>
        <w:lastRenderedPageBreak/>
        <w:t>7</w:t>
      </w:r>
      <w:r w:rsidR="00203321" w:rsidRPr="00554182">
        <w:rPr>
          <w:rFonts w:ascii="Arial" w:hAnsi="Arial" w:cs="Arial"/>
          <w:sz w:val="28"/>
          <w:szCs w:val="28"/>
          <w:lang w:val="en-US"/>
        </w:rPr>
        <w:t>.</w:t>
      </w:r>
      <w:r w:rsidR="00E92728" w:rsidRPr="00554182">
        <w:rPr>
          <w:rFonts w:ascii="Arial" w:hAnsi="Arial" w:cs="Arial"/>
          <w:sz w:val="28"/>
          <w:szCs w:val="28"/>
          <w:lang w:val="en-US"/>
        </w:rPr>
        <w:t>7.</w:t>
      </w:r>
      <w:r w:rsidR="00203321" w:rsidRPr="00554182">
        <w:rPr>
          <w:rFonts w:ascii="Arial" w:hAnsi="Arial" w:cs="Arial"/>
          <w:sz w:val="28"/>
          <w:szCs w:val="28"/>
          <w:lang w:val="en-US"/>
        </w:rPr>
        <w:t xml:space="preserve"> Member of the </w:t>
      </w:r>
      <w:r w:rsidR="00E92728" w:rsidRPr="00554182">
        <w:rPr>
          <w:rFonts w:ascii="Arial" w:hAnsi="Arial" w:cs="Arial"/>
          <w:sz w:val="28"/>
          <w:szCs w:val="28"/>
          <w:lang w:val="en-US"/>
        </w:rPr>
        <w:t>Management</w:t>
      </w:r>
      <w:r w:rsidR="00203321" w:rsidRPr="00554182">
        <w:rPr>
          <w:rFonts w:ascii="Arial" w:hAnsi="Arial" w:cs="Arial"/>
          <w:sz w:val="28"/>
          <w:szCs w:val="28"/>
          <w:lang w:val="en-US"/>
        </w:rPr>
        <w:t xml:space="preserve"> Council may</w:t>
      </w:r>
      <w:r w:rsidR="00E92728" w:rsidRPr="00554182">
        <w:rPr>
          <w:rFonts w:ascii="Arial" w:hAnsi="Arial" w:cs="Arial"/>
          <w:sz w:val="28"/>
          <w:szCs w:val="28"/>
          <w:lang w:val="en-US"/>
        </w:rPr>
        <w:t>,</w:t>
      </w:r>
      <w:r w:rsidR="00203321" w:rsidRPr="00554182">
        <w:rPr>
          <w:rFonts w:ascii="Arial" w:hAnsi="Arial" w:cs="Arial"/>
          <w:sz w:val="28"/>
          <w:szCs w:val="28"/>
          <w:lang w:val="en-US"/>
        </w:rPr>
        <w:t xml:space="preserve"> </w:t>
      </w:r>
      <w:r w:rsidR="00E92728" w:rsidRPr="00554182">
        <w:rPr>
          <w:rFonts w:ascii="Arial" w:hAnsi="Arial" w:cs="Arial"/>
          <w:sz w:val="28"/>
          <w:szCs w:val="28"/>
          <w:lang w:val="en-US"/>
        </w:rPr>
        <w:t xml:space="preserve">except for Council under section </w:t>
      </w:r>
      <w:r w:rsidR="000F38E2" w:rsidRPr="00554182">
        <w:rPr>
          <w:rFonts w:ascii="Arial" w:hAnsi="Arial" w:cs="Arial"/>
          <w:sz w:val="28"/>
          <w:szCs w:val="28"/>
          <w:lang w:val="en-US"/>
        </w:rPr>
        <w:t>7</w:t>
      </w:r>
      <w:r w:rsidR="00365E32" w:rsidRPr="00554182">
        <w:rPr>
          <w:rFonts w:ascii="Arial" w:hAnsi="Arial" w:cs="Arial"/>
          <w:sz w:val="28"/>
          <w:szCs w:val="28"/>
          <w:lang w:val="en-US"/>
        </w:rPr>
        <w:t>.</w:t>
      </w:r>
      <w:r w:rsidR="00E16C66" w:rsidRPr="00554182">
        <w:rPr>
          <w:rFonts w:ascii="Arial" w:hAnsi="Arial" w:cs="Arial"/>
          <w:sz w:val="28"/>
          <w:szCs w:val="28"/>
          <w:lang w:val="en-US"/>
        </w:rPr>
        <w:t>2</w:t>
      </w:r>
      <w:r w:rsidR="00E92728" w:rsidRPr="00554182">
        <w:rPr>
          <w:rFonts w:ascii="Arial" w:hAnsi="Arial" w:cs="Arial"/>
          <w:sz w:val="28"/>
          <w:szCs w:val="28"/>
          <w:lang w:val="en-US"/>
        </w:rPr>
        <w:t xml:space="preserve">., be </w:t>
      </w:r>
      <w:r w:rsidR="00203321" w:rsidRPr="00554182">
        <w:rPr>
          <w:rFonts w:ascii="Arial" w:hAnsi="Arial" w:cs="Arial"/>
          <w:sz w:val="28"/>
          <w:szCs w:val="28"/>
          <w:lang w:val="en-US"/>
        </w:rPr>
        <w:t xml:space="preserve">automatically re-appointed for a new period with written approval of the </w:t>
      </w:r>
      <w:r w:rsidR="00E92728" w:rsidRPr="00554182">
        <w:rPr>
          <w:rFonts w:ascii="Arial" w:hAnsi="Arial" w:cs="Arial"/>
          <w:sz w:val="28"/>
          <w:szCs w:val="28"/>
          <w:lang w:val="en-US"/>
        </w:rPr>
        <w:t>Supreme Guardian</w:t>
      </w:r>
      <w:r w:rsidR="00203321" w:rsidRPr="00554182">
        <w:rPr>
          <w:rFonts w:ascii="Arial" w:hAnsi="Arial" w:cs="Arial"/>
          <w:sz w:val="28"/>
          <w:szCs w:val="28"/>
          <w:lang w:val="en-US"/>
        </w:rPr>
        <w:t>.</w:t>
      </w:r>
    </w:p>
    <w:p w14:paraId="54688753" w14:textId="77777777" w:rsidR="004E36D7" w:rsidRPr="00554182" w:rsidRDefault="004E36D7" w:rsidP="00726F79">
      <w:pPr>
        <w:spacing w:after="0" w:line="240" w:lineRule="auto"/>
        <w:ind w:firstLine="709"/>
        <w:jc w:val="both"/>
        <w:rPr>
          <w:rFonts w:ascii="Arial" w:hAnsi="Arial" w:cs="Arial"/>
          <w:sz w:val="28"/>
          <w:szCs w:val="28"/>
          <w:lang w:val="kk-KZ"/>
        </w:rPr>
      </w:pPr>
    </w:p>
    <w:p w14:paraId="491C6C5E" w14:textId="68B107AC" w:rsidR="004F6811"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8.</w:t>
      </w:r>
      <w:r w:rsidR="004F6811" w:rsidRPr="00554182">
        <w:rPr>
          <w:rFonts w:ascii="Arial" w:hAnsi="Arial" w:cs="Arial"/>
          <w:b/>
          <w:sz w:val="28"/>
          <w:szCs w:val="28"/>
          <w:lang w:val="en-US"/>
        </w:rPr>
        <w:tab/>
        <w:t xml:space="preserve">POWERS AND FUNCTIONS OF THE </w:t>
      </w:r>
      <w:r w:rsidR="00FA1117" w:rsidRPr="00554182">
        <w:rPr>
          <w:rFonts w:ascii="Arial" w:hAnsi="Arial" w:cs="Arial"/>
          <w:b/>
          <w:sz w:val="28"/>
          <w:szCs w:val="28"/>
          <w:lang w:val="en-US"/>
        </w:rPr>
        <w:t xml:space="preserve">MANAGEMENT </w:t>
      </w:r>
      <w:r w:rsidR="004F6811" w:rsidRPr="00554182">
        <w:rPr>
          <w:rFonts w:ascii="Arial" w:hAnsi="Arial" w:cs="Arial"/>
          <w:b/>
          <w:sz w:val="28"/>
          <w:szCs w:val="28"/>
          <w:lang w:val="en-US"/>
        </w:rPr>
        <w:t>COUNCIL</w:t>
      </w:r>
    </w:p>
    <w:p w14:paraId="62763D98" w14:textId="77777777" w:rsidR="0017481D" w:rsidRPr="00554182" w:rsidRDefault="0017481D" w:rsidP="00726F79">
      <w:pPr>
        <w:spacing w:after="0" w:line="240" w:lineRule="auto"/>
        <w:ind w:firstLine="709"/>
        <w:jc w:val="both"/>
        <w:rPr>
          <w:rFonts w:ascii="Arial" w:hAnsi="Arial" w:cs="Arial"/>
          <w:b/>
          <w:sz w:val="28"/>
          <w:szCs w:val="28"/>
          <w:lang w:val="en-US"/>
        </w:rPr>
      </w:pPr>
    </w:p>
    <w:p w14:paraId="6D25DC30" w14:textId="54B1424D" w:rsidR="006C37EF"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8</w:t>
      </w:r>
      <w:r w:rsidR="006C37EF" w:rsidRPr="00554182">
        <w:rPr>
          <w:rFonts w:ascii="Arial" w:hAnsi="Arial" w:cs="Arial"/>
          <w:sz w:val="28"/>
          <w:szCs w:val="28"/>
          <w:lang w:val="en-US"/>
        </w:rPr>
        <w:t xml:space="preserve">.1 Subject to the Regulations, </w:t>
      </w:r>
      <w:r w:rsidR="00575BAF" w:rsidRPr="00554182">
        <w:rPr>
          <w:rFonts w:ascii="Arial" w:hAnsi="Arial" w:cs="Arial"/>
          <w:sz w:val="28"/>
          <w:szCs w:val="28"/>
          <w:lang w:val="en-US"/>
        </w:rPr>
        <w:t xml:space="preserve">the </w:t>
      </w:r>
      <w:r w:rsidR="006C37EF" w:rsidRPr="00554182">
        <w:rPr>
          <w:rFonts w:ascii="Arial" w:hAnsi="Arial" w:cs="Arial"/>
          <w:sz w:val="28"/>
          <w:szCs w:val="28"/>
          <w:lang w:val="en-US"/>
        </w:rPr>
        <w:t>Charter and the</w:t>
      </w:r>
      <w:r w:rsidR="00F31DD2" w:rsidRPr="00554182">
        <w:rPr>
          <w:rFonts w:ascii="Arial" w:hAnsi="Arial" w:cs="Arial"/>
          <w:sz w:val="28"/>
          <w:szCs w:val="28"/>
          <w:lang w:val="en-US"/>
        </w:rPr>
        <w:t xml:space="preserve"> By-l</w:t>
      </w:r>
      <w:r w:rsidR="006C37EF" w:rsidRPr="00554182">
        <w:rPr>
          <w:rFonts w:ascii="Arial" w:hAnsi="Arial" w:cs="Arial"/>
          <w:sz w:val="28"/>
          <w:szCs w:val="28"/>
          <w:lang w:val="en-US"/>
        </w:rPr>
        <w:t>aws, the Foundation must be managed by the Management Council. No subsequent amendment to the Charter</w:t>
      </w:r>
      <w:r w:rsidR="00F31DD2" w:rsidRPr="00554182">
        <w:rPr>
          <w:rFonts w:ascii="Arial" w:hAnsi="Arial" w:cs="Arial"/>
          <w:sz w:val="28"/>
          <w:szCs w:val="28"/>
          <w:lang w:val="en-US"/>
        </w:rPr>
        <w:t xml:space="preserve"> and By-l</w:t>
      </w:r>
      <w:r w:rsidR="006C37EF" w:rsidRPr="00554182">
        <w:rPr>
          <w:rFonts w:ascii="Arial" w:hAnsi="Arial" w:cs="Arial"/>
          <w:sz w:val="28"/>
          <w:szCs w:val="28"/>
          <w:lang w:val="en-US"/>
        </w:rPr>
        <w:t>aws must invalidate any act of a member of the Management Council or the Council.</w:t>
      </w:r>
    </w:p>
    <w:p w14:paraId="607D13D3" w14:textId="77777777" w:rsidR="00F31DD2" w:rsidRPr="00554182" w:rsidRDefault="00F31DD2" w:rsidP="00726F79">
      <w:pPr>
        <w:spacing w:after="0" w:line="240" w:lineRule="auto"/>
        <w:ind w:firstLine="709"/>
        <w:jc w:val="both"/>
        <w:rPr>
          <w:rFonts w:ascii="Arial" w:hAnsi="Arial" w:cs="Arial"/>
          <w:sz w:val="28"/>
          <w:szCs w:val="28"/>
          <w:lang w:val="en-US"/>
        </w:rPr>
      </w:pPr>
    </w:p>
    <w:p w14:paraId="396E5F31" w14:textId="3049DC13" w:rsidR="00F31DD2"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8</w:t>
      </w:r>
      <w:r w:rsidR="00F31DD2" w:rsidRPr="00554182">
        <w:rPr>
          <w:rFonts w:ascii="Arial" w:hAnsi="Arial" w:cs="Arial"/>
          <w:sz w:val="28"/>
          <w:szCs w:val="28"/>
          <w:lang w:val="en-US"/>
        </w:rPr>
        <w:t xml:space="preserve">.2. The </w:t>
      </w:r>
      <w:r w:rsidR="00575BAF" w:rsidRPr="00554182">
        <w:rPr>
          <w:rFonts w:ascii="Arial" w:hAnsi="Arial" w:cs="Arial"/>
          <w:sz w:val="28"/>
          <w:szCs w:val="28"/>
          <w:lang w:val="en-US"/>
        </w:rPr>
        <w:t>Management</w:t>
      </w:r>
      <w:r w:rsidR="00575BAF" w:rsidRPr="00554182">
        <w:rPr>
          <w:rFonts w:ascii="Arial" w:hAnsi="Arial" w:cs="Arial"/>
          <w:sz w:val="28"/>
          <w:szCs w:val="28"/>
          <w:lang w:val="kk-KZ"/>
        </w:rPr>
        <w:t xml:space="preserve"> </w:t>
      </w:r>
      <w:r w:rsidR="00575BAF" w:rsidRPr="00554182">
        <w:rPr>
          <w:rFonts w:ascii="Arial" w:hAnsi="Arial" w:cs="Arial"/>
          <w:sz w:val="28"/>
          <w:szCs w:val="28"/>
          <w:lang w:val="en-US"/>
        </w:rPr>
        <w:t xml:space="preserve">Council </w:t>
      </w:r>
      <w:r w:rsidR="00F31DD2" w:rsidRPr="00554182">
        <w:rPr>
          <w:rFonts w:ascii="Arial" w:hAnsi="Arial" w:cs="Arial"/>
          <w:sz w:val="28"/>
          <w:szCs w:val="28"/>
          <w:lang w:val="en-US"/>
        </w:rPr>
        <w:t>members of the</w:t>
      </w:r>
      <w:r w:rsidR="00575BAF" w:rsidRPr="00554182">
        <w:rPr>
          <w:rFonts w:ascii="Arial" w:hAnsi="Arial" w:cs="Arial"/>
          <w:sz w:val="28"/>
          <w:szCs w:val="28"/>
          <w:lang w:val="en-US"/>
        </w:rPr>
        <w:t xml:space="preserve"> Foundation</w:t>
      </w:r>
      <w:r w:rsidR="00F31DD2" w:rsidRPr="00554182">
        <w:rPr>
          <w:rFonts w:ascii="Arial" w:hAnsi="Arial" w:cs="Arial"/>
          <w:sz w:val="28"/>
          <w:szCs w:val="28"/>
          <w:lang w:val="en-US"/>
        </w:rPr>
        <w:t>:</w:t>
      </w:r>
    </w:p>
    <w:p w14:paraId="5A46B6F6" w14:textId="77777777" w:rsidR="006C37EF" w:rsidRPr="00554182" w:rsidRDefault="00F31DD2"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a) must ensure that the </w:t>
      </w:r>
      <w:r w:rsidR="00FA1117" w:rsidRPr="00554182">
        <w:rPr>
          <w:rFonts w:ascii="Arial" w:hAnsi="Arial" w:cs="Arial"/>
          <w:sz w:val="28"/>
          <w:szCs w:val="28"/>
          <w:lang w:val="en-US"/>
        </w:rPr>
        <w:t>Management</w:t>
      </w:r>
      <w:r w:rsidRPr="00554182">
        <w:rPr>
          <w:rFonts w:ascii="Arial" w:hAnsi="Arial" w:cs="Arial"/>
          <w:sz w:val="28"/>
          <w:szCs w:val="28"/>
          <w:lang w:val="en-US"/>
        </w:rPr>
        <w:t xml:space="preserve"> Council keeps accurate Accounting Records for the Foundation;</w:t>
      </w:r>
    </w:p>
    <w:p w14:paraId="65E5E53D" w14:textId="4E326AB8" w:rsidR="00F31DD2" w:rsidRPr="00554182" w:rsidRDefault="00F31DD2"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 xml:space="preserve">b) must comply with the provisions of </w:t>
      </w:r>
      <w:ins w:id="173" w:author="Проект новой редакции" w:date="2026-10-23T13:45:00Z">
        <w:r w:rsidR="00FD1683">
          <w:rPr>
            <w:rFonts w:ascii="Arial" w:hAnsi="Arial" w:cs="Arial"/>
            <w:sz w:val="28"/>
            <w:szCs w:val="28"/>
            <w:lang w:val="en-US"/>
          </w:rPr>
          <w:t xml:space="preserve">the AIFC Foundations </w:t>
        </w:r>
      </w:ins>
      <w:r w:rsidRPr="00554182">
        <w:rPr>
          <w:rFonts w:ascii="Arial" w:hAnsi="Arial" w:cs="Arial"/>
          <w:sz w:val="28"/>
          <w:szCs w:val="28"/>
          <w:lang w:val="en-US"/>
        </w:rPr>
        <w:t>Regulations, the Charter and By-laws;</w:t>
      </w:r>
    </w:p>
    <w:p w14:paraId="3F984840" w14:textId="77777777" w:rsidR="00FA1117"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c) must conduct the Foundation's affairs in accordance with its Charter and By-laws, these Regulations and any other applicable law;</w:t>
      </w:r>
    </w:p>
    <w:p w14:paraId="50189917" w14:textId="77777777" w:rsidR="000624AA"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d</w:t>
      </w:r>
      <w:r w:rsidR="000624AA" w:rsidRPr="00554182">
        <w:rPr>
          <w:rFonts w:ascii="Arial" w:hAnsi="Arial" w:cs="Arial"/>
          <w:sz w:val="28"/>
          <w:szCs w:val="28"/>
          <w:lang w:val="en-US"/>
        </w:rPr>
        <w:t>) must act honestly and in good faith with a view to the best interests of the Foundation;</w:t>
      </w:r>
    </w:p>
    <w:p w14:paraId="5AB5D907" w14:textId="07419282" w:rsidR="000624AA"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e</w:t>
      </w:r>
      <w:r w:rsidR="000624AA" w:rsidRPr="00554182">
        <w:rPr>
          <w:rFonts w:ascii="Arial" w:hAnsi="Arial" w:cs="Arial"/>
          <w:sz w:val="28"/>
          <w:szCs w:val="28"/>
          <w:lang w:val="en-US"/>
        </w:rPr>
        <w:t>) must exercise the care, diligence and s</w:t>
      </w:r>
      <w:r w:rsidR="00DE5CBD" w:rsidRPr="00554182">
        <w:rPr>
          <w:rFonts w:ascii="Arial" w:hAnsi="Arial" w:cs="Arial"/>
          <w:sz w:val="28"/>
          <w:szCs w:val="28"/>
          <w:lang w:val="en-US"/>
        </w:rPr>
        <w:t>kill that a reasonably prudent p</w:t>
      </w:r>
      <w:r w:rsidR="000624AA" w:rsidRPr="00554182">
        <w:rPr>
          <w:rFonts w:ascii="Arial" w:hAnsi="Arial" w:cs="Arial"/>
          <w:sz w:val="28"/>
          <w:szCs w:val="28"/>
          <w:lang w:val="en-US"/>
        </w:rPr>
        <w:t>erson would exercise in comparable circumstances; and</w:t>
      </w:r>
    </w:p>
    <w:p w14:paraId="0D53BAF0" w14:textId="77777777" w:rsidR="000624AA" w:rsidRPr="00554182" w:rsidRDefault="00FA1117" w:rsidP="00575BAF">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f</w:t>
      </w:r>
      <w:r w:rsidR="000624AA" w:rsidRPr="00554182">
        <w:rPr>
          <w:rFonts w:ascii="Arial" w:hAnsi="Arial" w:cs="Arial"/>
          <w:sz w:val="28"/>
          <w:szCs w:val="28"/>
          <w:lang w:val="en-US"/>
        </w:rPr>
        <w:t>) must declare any interest in a transaction of the Foundation at any Council meeting at which such transaction is considered</w:t>
      </w:r>
      <w:r w:rsidR="00575BAF" w:rsidRPr="00554182">
        <w:rPr>
          <w:rFonts w:ascii="Arial" w:hAnsi="Arial" w:cs="Arial"/>
          <w:sz w:val="28"/>
          <w:szCs w:val="28"/>
          <w:lang w:val="en-US"/>
        </w:rPr>
        <w:t>.</w:t>
      </w:r>
    </w:p>
    <w:p w14:paraId="6037310C" w14:textId="77777777" w:rsidR="00575BAF" w:rsidRPr="00554182" w:rsidRDefault="00575BAF" w:rsidP="00575BAF">
      <w:pPr>
        <w:spacing w:after="0" w:line="240" w:lineRule="auto"/>
        <w:jc w:val="both"/>
        <w:rPr>
          <w:rFonts w:ascii="Arial" w:hAnsi="Arial" w:cs="Arial"/>
          <w:sz w:val="28"/>
          <w:szCs w:val="28"/>
          <w:lang w:val="en-US"/>
        </w:rPr>
      </w:pPr>
    </w:p>
    <w:p w14:paraId="40618B7A" w14:textId="5984B2C3" w:rsidR="00575BAF" w:rsidRPr="00554182" w:rsidRDefault="00560ECD" w:rsidP="00575BAF">
      <w:pPr>
        <w:spacing w:after="0" w:line="240" w:lineRule="auto"/>
        <w:ind w:firstLine="708"/>
        <w:jc w:val="both"/>
        <w:rPr>
          <w:rFonts w:ascii="Arial" w:hAnsi="Arial" w:cs="Arial"/>
          <w:sz w:val="28"/>
          <w:szCs w:val="28"/>
          <w:lang w:val="en-US"/>
        </w:rPr>
      </w:pPr>
      <w:r w:rsidRPr="00554182">
        <w:rPr>
          <w:rFonts w:ascii="Arial" w:hAnsi="Arial" w:cs="Arial"/>
          <w:sz w:val="28"/>
          <w:szCs w:val="28"/>
          <w:lang w:val="en-US"/>
        </w:rPr>
        <w:t>8</w:t>
      </w:r>
      <w:r w:rsidR="00575BAF" w:rsidRPr="00554182">
        <w:rPr>
          <w:rFonts w:ascii="Arial" w:hAnsi="Arial" w:cs="Arial"/>
          <w:sz w:val="28"/>
          <w:szCs w:val="28"/>
          <w:lang w:val="en-US"/>
        </w:rPr>
        <w:t xml:space="preserve">.3. The Chairman of the Management Council: </w:t>
      </w:r>
    </w:p>
    <w:p w14:paraId="7930934B" w14:textId="77777777" w:rsidR="006C37EF" w:rsidRPr="00554182" w:rsidRDefault="00575BAF" w:rsidP="00575BAF">
      <w:pPr>
        <w:spacing w:after="0" w:line="240" w:lineRule="auto"/>
        <w:ind w:firstLine="708"/>
        <w:jc w:val="both"/>
        <w:rPr>
          <w:rFonts w:ascii="Arial" w:hAnsi="Arial" w:cs="Arial"/>
          <w:sz w:val="28"/>
          <w:szCs w:val="28"/>
          <w:lang w:val="en-US"/>
        </w:rPr>
      </w:pPr>
      <w:r w:rsidRPr="00554182">
        <w:rPr>
          <w:rFonts w:ascii="Arial" w:hAnsi="Arial" w:cs="Arial"/>
          <w:sz w:val="28"/>
          <w:szCs w:val="28"/>
          <w:lang w:val="en-US"/>
        </w:rPr>
        <w:t>a</w:t>
      </w:r>
      <w:r w:rsidR="00F31DD2" w:rsidRPr="00554182">
        <w:rPr>
          <w:rFonts w:ascii="Arial" w:hAnsi="Arial" w:cs="Arial"/>
          <w:sz w:val="28"/>
          <w:szCs w:val="28"/>
          <w:lang w:val="en-US"/>
        </w:rPr>
        <w:t xml:space="preserve">) </w:t>
      </w:r>
      <w:r w:rsidR="006C37EF" w:rsidRPr="00554182">
        <w:rPr>
          <w:rFonts w:ascii="Arial" w:hAnsi="Arial" w:cs="Arial"/>
          <w:sz w:val="28"/>
          <w:szCs w:val="28"/>
          <w:lang w:val="en-US"/>
        </w:rPr>
        <w:t>must be in charge of the day-to-day administration of the Foundation and must have full powers to represent the Foundation in the pursuit of its objects. Such powers include but are not limited to the power to:</w:t>
      </w:r>
    </w:p>
    <w:p w14:paraId="578FAB7E" w14:textId="77777777" w:rsidR="006C37EF" w:rsidRPr="00554182" w:rsidRDefault="00575BAF" w:rsidP="00575BAF">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(i</w:t>
      </w:r>
      <w:r w:rsidR="006C37EF" w:rsidRPr="00554182">
        <w:rPr>
          <w:rFonts w:ascii="Arial" w:hAnsi="Arial" w:cs="Arial"/>
          <w:sz w:val="28"/>
          <w:szCs w:val="28"/>
          <w:lang w:val="en-US"/>
        </w:rPr>
        <w:t>) negotiate, sign, execute all contracts, transactions, arrangements, and deals of whatever kind or nature with third parties, and any authority whatsoever, in the name of the Foundation with right to terminate and amend such contracts and agreements as required from time to time;</w:t>
      </w:r>
    </w:p>
    <w:p w14:paraId="3DB2D55E" w14:textId="441CC216" w:rsidR="006C37EF" w:rsidRPr="00554182" w:rsidRDefault="00575BAF" w:rsidP="00575BAF">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(ii</w:t>
      </w:r>
      <w:r w:rsidR="006C37EF" w:rsidRPr="00554182">
        <w:rPr>
          <w:rFonts w:ascii="Arial" w:hAnsi="Arial" w:cs="Arial"/>
          <w:sz w:val="28"/>
          <w:szCs w:val="28"/>
          <w:lang w:val="en-US"/>
        </w:rPr>
        <w:t>) open, close and manage all bank accounts pertaining to the Foundation, to carry out all banking transaction on behalf of the Foundation including without any limitation the right to issue, sign, transfer, obtain loans with or without security, bank facilities and bank guarantees and to complete and sign all applications and documents necessary for the performance of the Foundation’s objects;</w:t>
      </w:r>
    </w:p>
    <w:p w14:paraId="10B053C3" w14:textId="5A1DF66D" w:rsidR="006C37EF" w:rsidRPr="00554182" w:rsidRDefault="00FD1683" w:rsidP="00575BAF">
      <w:pPr>
        <w:spacing w:after="0" w:line="240" w:lineRule="auto"/>
        <w:ind w:firstLine="993"/>
        <w:jc w:val="both"/>
        <w:rPr>
          <w:rFonts w:ascii="Arial" w:hAnsi="Arial" w:cs="Arial"/>
          <w:sz w:val="28"/>
          <w:szCs w:val="28"/>
          <w:lang w:val="en-US"/>
        </w:rPr>
      </w:pPr>
      <w:ins w:id="174" w:author="Проект новой редакции" w:date="2026-10-23T13:45:00Z">
        <w:r>
          <w:rPr>
            <w:rFonts w:ascii="Arial" w:hAnsi="Arial" w:cs="Arial"/>
            <w:sz w:val="28"/>
            <w:szCs w:val="28"/>
            <w:lang w:val="en-US"/>
          </w:rPr>
          <w:t>(iii) approve the staff schedule of the Foundation’s employees,</w:t>
        </w:r>
      </w:ins>
      <w:del w:id="175" w:author="Проект новой редакции" w:date="2026-10-23T13:45:00Z">
        <w:r w:rsidR="00575BAF" w:rsidRPr="00554182">
          <w:rPr>
            <w:rFonts w:ascii="Arial" w:hAnsi="Arial" w:cs="Arial"/>
            <w:sz w:val="28"/>
            <w:szCs w:val="28"/>
            <w:lang w:val="en-US"/>
          </w:rPr>
          <w:delText>(iii</w:delText>
        </w:r>
        <w:r w:rsidR="006C37EF" w:rsidRPr="00554182">
          <w:rPr>
            <w:rFonts w:ascii="Arial" w:hAnsi="Arial" w:cs="Arial"/>
            <w:sz w:val="28"/>
            <w:szCs w:val="28"/>
            <w:lang w:val="en-US"/>
          </w:rPr>
          <w:delText>)</w:delText>
        </w:r>
      </w:del>
      <w:r w:rsidR="006C37EF" w:rsidRPr="00554182">
        <w:rPr>
          <w:rFonts w:ascii="Arial" w:hAnsi="Arial" w:cs="Arial"/>
          <w:sz w:val="28"/>
          <w:szCs w:val="28"/>
          <w:lang w:val="en-US"/>
        </w:rPr>
        <w:t xml:space="preserve"> employ all persons</w:t>
      </w:r>
      <w:r w:rsidR="000F38E2" w:rsidRPr="00554182">
        <w:rPr>
          <w:rFonts w:ascii="Arial" w:hAnsi="Arial" w:cs="Arial"/>
          <w:sz w:val="28"/>
          <w:szCs w:val="28"/>
          <w:lang w:val="en-US"/>
        </w:rPr>
        <w:t>, advisers</w:t>
      </w:r>
      <w:r w:rsidR="006C37EF" w:rsidRPr="00554182">
        <w:rPr>
          <w:rFonts w:ascii="Arial" w:hAnsi="Arial" w:cs="Arial"/>
          <w:sz w:val="28"/>
          <w:szCs w:val="28"/>
          <w:lang w:val="en-US"/>
        </w:rPr>
        <w:t xml:space="preserve"> required for the Foundation, to define their salaries, benefits, remunerations</w:t>
      </w:r>
      <w:ins w:id="176" w:author="Проект новой редакции" w:date="2026-10-23T13:45:00Z">
        <w:r>
          <w:rPr>
            <w:rFonts w:ascii="Arial" w:hAnsi="Arial" w:cs="Arial"/>
            <w:sz w:val="28"/>
            <w:szCs w:val="28"/>
            <w:lang w:val="en-US"/>
          </w:rPr>
          <w:t>, bonuses</w:t>
        </w:r>
      </w:ins>
      <w:r w:rsidR="006C37EF" w:rsidRPr="00554182">
        <w:rPr>
          <w:rFonts w:ascii="Arial" w:hAnsi="Arial" w:cs="Arial"/>
          <w:sz w:val="28"/>
          <w:szCs w:val="28"/>
          <w:lang w:val="en-US"/>
        </w:rPr>
        <w:t xml:space="preserve"> and the rules and provisions related to their employment as well as the right to terminate their services</w:t>
      </w:r>
      <w:ins w:id="177" w:author="Проект новой редакции" w:date="2026-10-23T13:45:00Z">
        <w:r>
          <w:rPr>
            <w:rFonts w:ascii="Arial" w:hAnsi="Arial" w:cs="Arial"/>
            <w:sz w:val="28"/>
            <w:szCs w:val="28"/>
            <w:lang w:val="en-US"/>
          </w:rPr>
          <w:t>. Such decisions in respect of employees who are not members of the Management Council are taken by the Chairman of the Management Council individually within the approved budget of the Foundation and do not require approval of the Supreme Guardian or the Guardian Council</w:t>
        </w:r>
      </w:ins>
      <w:r w:rsidR="006C37EF" w:rsidRPr="00554182">
        <w:rPr>
          <w:rFonts w:ascii="Arial" w:hAnsi="Arial" w:cs="Arial"/>
          <w:sz w:val="28"/>
          <w:szCs w:val="28"/>
          <w:lang w:val="en-US"/>
        </w:rPr>
        <w:t>;</w:t>
      </w:r>
    </w:p>
    <w:p w14:paraId="4A83A856" w14:textId="77777777" w:rsidR="006C37EF" w:rsidRPr="00554182" w:rsidRDefault="00575BAF" w:rsidP="00575BAF">
      <w:pPr>
        <w:spacing w:after="0" w:line="240" w:lineRule="auto"/>
        <w:ind w:firstLine="993"/>
        <w:jc w:val="both"/>
        <w:rPr>
          <w:ins w:id="178" w:author="Проект новой редакции" w:date="2026-10-23T13:45:00Z"/>
          <w:rFonts w:ascii="Arial" w:hAnsi="Arial" w:cs="Arial"/>
          <w:sz w:val="28"/>
          <w:szCs w:val="28"/>
          <w:lang w:val="en-US"/>
        </w:rPr>
      </w:pPr>
      <w:r w:rsidRPr="00554182">
        <w:rPr>
          <w:rFonts w:ascii="Arial" w:hAnsi="Arial" w:cs="Arial"/>
          <w:sz w:val="28"/>
          <w:szCs w:val="28"/>
          <w:lang w:val="en-US"/>
        </w:rPr>
        <w:t>(i</w:t>
      </w:r>
      <w:r w:rsidR="00E41C79" w:rsidRPr="00554182">
        <w:rPr>
          <w:rFonts w:ascii="Arial" w:hAnsi="Arial" w:cs="Arial"/>
          <w:sz w:val="28"/>
          <w:szCs w:val="28"/>
          <w:lang w:val="en-US"/>
        </w:rPr>
        <w:t>v</w:t>
      </w:r>
      <w:r w:rsidR="006C37EF" w:rsidRPr="00554182">
        <w:rPr>
          <w:rFonts w:ascii="Arial" w:hAnsi="Arial" w:cs="Arial"/>
          <w:sz w:val="28"/>
          <w:szCs w:val="28"/>
          <w:lang w:val="en-US"/>
        </w:rPr>
        <w:t xml:space="preserve">) sign </w:t>
      </w:r>
      <w:ins w:id="179" w:author="Проект новой редакции" w:date="2026-10-23T13:45:00Z">
        <w:r w:rsidR="00FD1683">
          <w:rPr>
            <w:rFonts w:ascii="Arial" w:hAnsi="Arial" w:cs="Arial"/>
            <w:sz w:val="28"/>
            <w:szCs w:val="28"/>
            <w:lang w:val="en-US"/>
          </w:rPr>
          <w:t>employment contracts with the Supreme Guardian and Guardians of the Guardian Council;</w:t>
        </w:r>
      </w:ins>
    </w:p>
    <w:p w14:paraId="578A26CC" w14:textId="37DDC4EF" w:rsidR="006C37EF" w:rsidRPr="00554182" w:rsidRDefault="00FD1683" w:rsidP="00575BAF">
      <w:pPr>
        <w:spacing w:after="0" w:line="240" w:lineRule="auto"/>
        <w:ind w:firstLine="993"/>
        <w:jc w:val="both"/>
        <w:rPr>
          <w:rFonts w:ascii="Arial" w:hAnsi="Arial" w:cs="Arial"/>
          <w:sz w:val="28"/>
          <w:szCs w:val="28"/>
          <w:lang w:val="en-US"/>
        </w:rPr>
      </w:pPr>
      <w:ins w:id="180" w:author="Проект новой редакции" w:date="2026-10-23T13:45:00Z">
        <w:r>
          <w:rPr>
            <w:rFonts w:ascii="Arial" w:hAnsi="Arial" w:cs="Arial"/>
            <w:sz w:val="28"/>
            <w:szCs w:val="28"/>
            <w:lang w:val="en-US"/>
          </w:rPr>
          <w:t xml:space="preserve">(v) sign </w:t>
        </w:r>
      </w:ins>
      <w:r w:rsidR="006C37EF" w:rsidRPr="00554182">
        <w:rPr>
          <w:rFonts w:ascii="Arial" w:hAnsi="Arial" w:cs="Arial"/>
          <w:sz w:val="28"/>
          <w:szCs w:val="28"/>
          <w:lang w:val="en-US"/>
        </w:rPr>
        <w:t>memoranda of understanding in terms and conditions as it may deem fit;</w:t>
      </w:r>
    </w:p>
    <w:p w14:paraId="69FF3A78" w14:textId="51D8C88F" w:rsidR="006C37EF" w:rsidRPr="00554182" w:rsidRDefault="00575BAF" w:rsidP="00575BAF">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w:t>
      </w:r>
      <w:ins w:id="181" w:author="Проект новой редакции" w:date="2026-10-23T13:45:00Z">
        <w:r w:rsidR="00FD1683">
          <w:rPr>
            <w:rFonts w:ascii="Arial" w:hAnsi="Arial" w:cs="Arial"/>
            <w:sz w:val="28"/>
            <w:szCs w:val="28"/>
            <w:lang w:val="en-US"/>
          </w:rPr>
          <w:t>vi</w:t>
        </w:r>
      </w:ins>
      <w:del w:id="182" w:author="Проект новой редакции" w:date="2026-10-23T13:45:00Z">
        <w:r w:rsidR="00E41C79" w:rsidRPr="00554182">
          <w:rPr>
            <w:rFonts w:ascii="Arial" w:hAnsi="Arial" w:cs="Arial"/>
            <w:sz w:val="28"/>
            <w:szCs w:val="28"/>
            <w:lang w:val="en-US"/>
          </w:rPr>
          <w:delText>v</w:delText>
        </w:r>
      </w:del>
      <w:r w:rsidR="006C37EF" w:rsidRPr="00554182">
        <w:rPr>
          <w:rFonts w:ascii="Arial" w:hAnsi="Arial" w:cs="Arial"/>
          <w:sz w:val="28"/>
          <w:szCs w:val="28"/>
          <w:lang w:val="en-US"/>
        </w:rPr>
        <w:t>) claim on behalf of the Foundation, to attach the properties of debtors, refer cases to arbitration, to appoint advisers; and</w:t>
      </w:r>
    </w:p>
    <w:p w14:paraId="7F73100A" w14:textId="0492F796" w:rsidR="006C37EF" w:rsidRPr="00554182" w:rsidRDefault="00575BAF" w:rsidP="00575BAF">
      <w:pPr>
        <w:spacing w:after="0" w:line="240" w:lineRule="auto"/>
        <w:ind w:firstLine="993"/>
        <w:jc w:val="both"/>
        <w:rPr>
          <w:rFonts w:ascii="Arial" w:hAnsi="Arial" w:cs="Arial"/>
          <w:sz w:val="28"/>
          <w:szCs w:val="28"/>
          <w:lang w:val="en-US"/>
        </w:rPr>
      </w:pPr>
      <w:r w:rsidRPr="00554182">
        <w:rPr>
          <w:rFonts w:ascii="Arial" w:hAnsi="Arial" w:cs="Arial"/>
          <w:sz w:val="28"/>
          <w:szCs w:val="28"/>
          <w:lang w:val="en-US"/>
        </w:rPr>
        <w:t>(</w:t>
      </w:r>
      <w:ins w:id="183" w:author="Проект новой редакции" w:date="2026-10-23T13:45:00Z">
        <w:r w:rsidR="00FD1683">
          <w:rPr>
            <w:rFonts w:ascii="Arial" w:hAnsi="Arial" w:cs="Arial"/>
            <w:sz w:val="28"/>
            <w:szCs w:val="28"/>
            <w:lang w:val="en-US"/>
          </w:rPr>
          <w:t>vii</w:t>
        </w:r>
      </w:ins>
      <w:del w:id="184" w:author="Проект новой редакции" w:date="2026-10-23T13:45:00Z">
        <w:r w:rsidR="00E41C79" w:rsidRPr="00554182">
          <w:rPr>
            <w:rFonts w:ascii="Arial" w:hAnsi="Arial" w:cs="Arial"/>
            <w:sz w:val="28"/>
            <w:szCs w:val="28"/>
            <w:lang w:val="en-US"/>
          </w:rPr>
          <w:delText>vi</w:delText>
        </w:r>
      </w:del>
      <w:r w:rsidR="006C37EF" w:rsidRPr="00554182">
        <w:rPr>
          <w:rFonts w:ascii="Arial" w:hAnsi="Arial" w:cs="Arial"/>
          <w:sz w:val="28"/>
          <w:szCs w:val="28"/>
          <w:lang w:val="en-US"/>
        </w:rPr>
        <w:t>) take all legal proceedings for the protection of the Foundation’s interests as plaintiff or defendant or as party to arbitration or otherwise.</w:t>
      </w:r>
    </w:p>
    <w:p w14:paraId="7C3B58E6" w14:textId="77777777" w:rsidR="00EA752C" w:rsidRPr="00554182" w:rsidRDefault="00EA752C" w:rsidP="00EA752C">
      <w:pPr>
        <w:spacing w:after="0" w:line="240" w:lineRule="auto"/>
        <w:jc w:val="both"/>
        <w:rPr>
          <w:rFonts w:ascii="Arial" w:hAnsi="Arial" w:cs="Arial"/>
          <w:sz w:val="28"/>
          <w:szCs w:val="28"/>
          <w:lang w:val="en-US"/>
        </w:rPr>
      </w:pPr>
    </w:p>
    <w:p w14:paraId="0BCE66C5" w14:textId="30537949" w:rsidR="00EA752C" w:rsidRPr="00554182" w:rsidRDefault="00EA752C" w:rsidP="00EA752C">
      <w:pPr>
        <w:spacing w:after="0" w:line="240" w:lineRule="auto"/>
        <w:jc w:val="both"/>
        <w:rPr>
          <w:rFonts w:ascii="Arial" w:hAnsi="Arial" w:cs="Arial"/>
          <w:sz w:val="28"/>
          <w:szCs w:val="28"/>
          <w:lang w:val="en-US"/>
        </w:rPr>
      </w:pPr>
      <w:r w:rsidRPr="00554182">
        <w:rPr>
          <w:rFonts w:ascii="Arial" w:hAnsi="Arial" w:cs="Arial"/>
          <w:sz w:val="28"/>
          <w:szCs w:val="28"/>
          <w:lang w:val="en-US"/>
        </w:rPr>
        <w:tab/>
      </w:r>
      <w:r w:rsidR="00560ECD" w:rsidRPr="00554182">
        <w:rPr>
          <w:rFonts w:ascii="Arial" w:hAnsi="Arial" w:cs="Arial"/>
          <w:sz w:val="28"/>
          <w:szCs w:val="28"/>
          <w:lang w:val="en-US"/>
        </w:rPr>
        <w:t>8</w:t>
      </w:r>
      <w:r w:rsidRPr="00554182">
        <w:rPr>
          <w:rFonts w:ascii="Arial" w:hAnsi="Arial" w:cs="Arial"/>
          <w:sz w:val="28"/>
          <w:szCs w:val="28"/>
          <w:lang w:val="en-US"/>
        </w:rPr>
        <w:t>.</w:t>
      </w:r>
      <w:r w:rsidR="00595AA6" w:rsidRPr="00554182">
        <w:rPr>
          <w:rFonts w:ascii="Arial" w:hAnsi="Arial" w:cs="Arial"/>
          <w:sz w:val="28"/>
          <w:szCs w:val="28"/>
          <w:lang w:val="en-US"/>
        </w:rPr>
        <w:t>4</w:t>
      </w:r>
      <w:r w:rsidRPr="00554182">
        <w:rPr>
          <w:rFonts w:ascii="Arial" w:hAnsi="Arial" w:cs="Arial"/>
          <w:sz w:val="28"/>
          <w:szCs w:val="28"/>
          <w:lang w:val="en-US"/>
        </w:rPr>
        <w:t xml:space="preserve">. </w:t>
      </w:r>
      <w:del w:id="185" w:author="Проект новой редакции" w:date="2026-10-23T13:45:00Z">
        <w:r w:rsidR="00C51E06" w:rsidRPr="00554182">
          <w:rPr>
            <w:rFonts w:ascii="Arial" w:hAnsi="Arial" w:cs="Arial"/>
            <w:sz w:val="28"/>
            <w:szCs w:val="28"/>
            <w:lang w:val="en-US"/>
          </w:rPr>
          <w:delText xml:space="preserve">Pursuant to section 3.3.(b)(e) </w:delText>
        </w:r>
      </w:del>
      <w:r w:rsidRPr="00554182">
        <w:rPr>
          <w:rFonts w:ascii="Arial" w:hAnsi="Arial" w:cs="Arial"/>
          <w:sz w:val="28"/>
          <w:szCs w:val="28"/>
          <w:lang w:val="en-US"/>
        </w:rPr>
        <w:t xml:space="preserve">The Management Council </w:t>
      </w:r>
      <w:ins w:id="186" w:author="Проект новой редакции" w:date="2026-10-23T13:45:00Z">
        <w:r w:rsidR="00FD1683">
          <w:rPr>
            <w:rFonts w:ascii="Arial" w:hAnsi="Arial" w:cs="Arial"/>
            <w:sz w:val="28"/>
            <w:szCs w:val="28"/>
            <w:lang w:val="en-US"/>
          </w:rPr>
          <w:t>approves</w:t>
        </w:r>
      </w:ins>
      <w:del w:id="187" w:author="Проект новой редакции" w:date="2026-10-23T13:45:00Z">
        <w:r w:rsidRPr="00554182">
          <w:rPr>
            <w:rFonts w:ascii="Arial" w:hAnsi="Arial" w:cs="Arial"/>
            <w:sz w:val="28"/>
            <w:szCs w:val="28"/>
            <w:lang w:val="en-US"/>
          </w:rPr>
          <w:delText xml:space="preserve">proposes </w:delText>
        </w:r>
        <w:r w:rsidR="00C13E78" w:rsidRPr="00554182">
          <w:rPr>
            <w:rFonts w:ascii="Arial" w:hAnsi="Arial" w:cs="Arial"/>
            <w:sz w:val="28"/>
            <w:szCs w:val="28"/>
            <w:lang w:val="en-US"/>
          </w:rPr>
          <w:delText>to approve</w:delText>
        </w:r>
      </w:del>
      <w:r w:rsidR="00C13E78" w:rsidRPr="00554182">
        <w:rPr>
          <w:rFonts w:ascii="Arial" w:hAnsi="Arial" w:cs="Arial"/>
          <w:sz w:val="28"/>
          <w:szCs w:val="28"/>
          <w:lang w:val="en-US"/>
        </w:rPr>
        <w:t xml:space="preserve"> </w:t>
      </w:r>
      <w:r w:rsidRPr="00554182">
        <w:rPr>
          <w:rFonts w:ascii="Arial" w:hAnsi="Arial" w:cs="Arial"/>
          <w:sz w:val="28"/>
          <w:szCs w:val="28"/>
          <w:lang w:val="en-US"/>
        </w:rPr>
        <w:t xml:space="preserve">the </w:t>
      </w:r>
      <w:ins w:id="188" w:author="Проект новой редакции" w:date="2026-10-23T13:45:00Z">
        <w:r w:rsidR="00FD1683">
          <w:rPr>
            <w:rFonts w:ascii="Arial" w:hAnsi="Arial" w:cs="Arial"/>
            <w:sz w:val="28"/>
            <w:szCs w:val="28"/>
            <w:lang w:val="en-US"/>
          </w:rPr>
          <w:t>budget</w:t>
        </w:r>
      </w:ins>
      <w:del w:id="189" w:author="Проект новой редакции" w:date="2026-10-23T13:45:00Z">
        <w:r w:rsidR="00560ECD" w:rsidRPr="00554182">
          <w:rPr>
            <w:rFonts w:ascii="Arial" w:hAnsi="Arial" w:cs="Arial"/>
            <w:sz w:val="28"/>
            <w:szCs w:val="28"/>
            <w:lang w:val="en-US"/>
          </w:rPr>
          <w:delText>F</w:delText>
        </w:r>
        <w:r w:rsidR="00C13E78" w:rsidRPr="00554182">
          <w:rPr>
            <w:rFonts w:ascii="Arial" w:hAnsi="Arial" w:cs="Arial"/>
            <w:sz w:val="28"/>
            <w:szCs w:val="28"/>
            <w:lang w:val="en-US"/>
          </w:rPr>
          <w:delText>unds</w:delText>
        </w:r>
      </w:del>
      <w:r w:rsidRPr="00554182">
        <w:rPr>
          <w:rFonts w:ascii="Arial" w:hAnsi="Arial" w:cs="Arial"/>
          <w:sz w:val="28"/>
          <w:szCs w:val="28"/>
          <w:lang w:val="en-US"/>
        </w:rPr>
        <w:t xml:space="preserve"> </w:t>
      </w:r>
      <w:r w:rsidR="00C51E06" w:rsidRPr="00554182">
        <w:rPr>
          <w:rFonts w:ascii="Arial" w:hAnsi="Arial" w:cs="Arial"/>
          <w:sz w:val="28"/>
          <w:szCs w:val="28"/>
          <w:lang w:val="en-US"/>
        </w:rPr>
        <w:t>of the Foundation necessary for its operation and reaching its objects</w:t>
      </w:r>
      <w:ins w:id="190" w:author="Проект новой редакции" w:date="2026-10-23T13:45:00Z">
        <w:r w:rsidR="00FD1683">
          <w:rPr>
            <w:rFonts w:ascii="Arial" w:hAnsi="Arial" w:cs="Arial"/>
            <w:sz w:val="28"/>
            <w:szCs w:val="28"/>
            <w:lang w:val="en-US"/>
          </w:rPr>
          <w:t>, taking into account priority areas identified by the Guardian Council,</w:t>
        </w:r>
      </w:ins>
      <w:r w:rsidR="00C51E06" w:rsidRPr="00554182">
        <w:rPr>
          <w:rFonts w:ascii="Arial" w:hAnsi="Arial" w:cs="Arial"/>
          <w:sz w:val="28"/>
          <w:szCs w:val="28"/>
          <w:lang w:val="en-US"/>
        </w:rPr>
        <w:t xml:space="preserve"> </w:t>
      </w:r>
      <w:r w:rsidRPr="00554182">
        <w:rPr>
          <w:rFonts w:ascii="Arial" w:hAnsi="Arial" w:cs="Arial"/>
          <w:sz w:val="28"/>
          <w:szCs w:val="28"/>
          <w:lang w:val="en-US"/>
        </w:rPr>
        <w:t xml:space="preserve">and </w:t>
      </w:r>
      <w:ins w:id="191" w:author="Проект новой редакции" w:date="2026-10-23T13:45:00Z">
        <w:r w:rsidR="00FD1683">
          <w:rPr>
            <w:rFonts w:ascii="Arial" w:hAnsi="Arial" w:cs="Arial"/>
            <w:sz w:val="28"/>
            <w:szCs w:val="28"/>
            <w:lang w:val="en-US"/>
          </w:rPr>
          <w:t>notifies the Supreme Guardian in accordance with paragraph 3.11. Until the budget of the Foundation for the next financial year takes effect, expenses are made within the budget of the previous year. The Management Council proposes salaries</w:t>
        </w:r>
      </w:ins>
      <w:del w:id="192" w:author="Проект новой редакции" w:date="2026-10-23T13:45:00Z">
        <w:r w:rsidRPr="00554182">
          <w:rPr>
            <w:rFonts w:ascii="Arial" w:hAnsi="Arial" w:cs="Arial"/>
            <w:sz w:val="28"/>
            <w:szCs w:val="28"/>
            <w:lang w:val="en-US"/>
          </w:rPr>
          <w:delText>sa</w:delText>
        </w:r>
        <w:r w:rsidR="00C51E06" w:rsidRPr="00554182">
          <w:rPr>
            <w:rFonts w:ascii="Arial" w:hAnsi="Arial" w:cs="Arial"/>
            <w:sz w:val="28"/>
            <w:szCs w:val="28"/>
            <w:lang w:val="en-US"/>
          </w:rPr>
          <w:delText>lary</w:delText>
        </w:r>
      </w:del>
      <w:r w:rsidR="00C51E06" w:rsidRPr="00554182">
        <w:rPr>
          <w:rFonts w:ascii="Arial" w:hAnsi="Arial" w:cs="Arial"/>
          <w:sz w:val="28"/>
          <w:szCs w:val="28"/>
          <w:lang w:val="en-US"/>
        </w:rPr>
        <w:t xml:space="preserve"> of the Management Council members to the Supreme Guardian</w:t>
      </w:r>
      <w:ins w:id="193" w:author="Проект новой редакции" w:date="2026-10-23T13:45:00Z">
        <w:r w:rsidR="00FD1683">
          <w:rPr>
            <w:rFonts w:ascii="Arial" w:hAnsi="Arial" w:cs="Arial"/>
            <w:sz w:val="28"/>
            <w:szCs w:val="28"/>
            <w:lang w:val="en-US"/>
          </w:rPr>
          <w:t xml:space="preserve"> for approval pursuant to section 3.5.(g).</w:t>
        </w:r>
      </w:ins>
      <w:del w:id="194" w:author="Проект новой редакции" w:date="2026-10-23T13:45:00Z">
        <w:r w:rsidR="00C51E06" w:rsidRPr="00554182">
          <w:rPr>
            <w:rFonts w:ascii="Arial" w:hAnsi="Arial" w:cs="Arial"/>
            <w:sz w:val="28"/>
            <w:szCs w:val="28"/>
            <w:lang w:val="en-US"/>
          </w:rPr>
          <w:delText>.</w:delText>
        </w:r>
      </w:del>
    </w:p>
    <w:p w14:paraId="084946BF" w14:textId="77777777" w:rsidR="00F31DD2" w:rsidRPr="00554182" w:rsidRDefault="00F31DD2" w:rsidP="00726F79">
      <w:pPr>
        <w:spacing w:after="0" w:line="240" w:lineRule="auto"/>
        <w:ind w:firstLine="709"/>
        <w:jc w:val="both"/>
        <w:rPr>
          <w:rFonts w:ascii="Arial" w:hAnsi="Arial" w:cs="Arial"/>
          <w:sz w:val="28"/>
          <w:szCs w:val="28"/>
          <w:lang w:val="en-US"/>
        </w:rPr>
      </w:pPr>
    </w:p>
    <w:p w14:paraId="7E2BC32F" w14:textId="2CDE4467" w:rsidR="00F31DD2"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8</w:t>
      </w:r>
      <w:r w:rsidR="00F31DD2" w:rsidRPr="00554182">
        <w:rPr>
          <w:rFonts w:ascii="Arial" w:hAnsi="Arial" w:cs="Arial"/>
          <w:sz w:val="28"/>
          <w:szCs w:val="28"/>
          <w:lang w:val="en-US"/>
        </w:rPr>
        <w:t>.</w:t>
      </w:r>
      <w:r w:rsidR="00595AA6" w:rsidRPr="00554182">
        <w:rPr>
          <w:rFonts w:ascii="Arial" w:hAnsi="Arial" w:cs="Arial"/>
          <w:sz w:val="28"/>
          <w:szCs w:val="28"/>
          <w:lang w:val="en-US"/>
        </w:rPr>
        <w:t>5</w:t>
      </w:r>
      <w:r w:rsidR="00F31DD2" w:rsidRPr="00554182">
        <w:rPr>
          <w:rFonts w:ascii="Arial" w:hAnsi="Arial" w:cs="Arial"/>
          <w:sz w:val="28"/>
          <w:szCs w:val="28"/>
          <w:lang w:val="en-US"/>
        </w:rPr>
        <w:t xml:space="preserve">. </w:t>
      </w:r>
      <w:r w:rsidR="00EA752C" w:rsidRPr="00554182">
        <w:rPr>
          <w:rFonts w:ascii="Arial" w:hAnsi="Arial" w:cs="Arial"/>
          <w:sz w:val="28"/>
          <w:szCs w:val="28"/>
          <w:lang w:val="en-US"/>
        </w:rPr>
        <w:t>T</w:t>
      </w:r>
      <w:r w:rsidR="00F31DD2" w:rsidRPr="00554182">
        <w:rPr>
          <w:rFonts w:ascii="Arial" w:hAnsi="Arial" w:cs="Arial"/>
          <w:sz w:val="28"/>
          <w:szCs w:val="28"/>
          <w:lang w:val="en-US"/>
        </w:rPr>
        <w:t xml:space="preserve">he </w:t>
      </w:r>
      <w:r w:rsidR="00687E13" w:rsidRPr="00554182">
        <w:rPr>
          <w:rFonts w:ascii="Arial" w:hAnsi="Arial" w:cs="Arial"/>
          <w:sz w:val="28"/>
          <w:szCs w:val="28"/>
          <w:lang w:val="en-US"/>
        </w:rPr>
        <w:t xml:space="preserve">Management </w:t>
      </w:r>
      <w:r w:rsidR="00F31DD2" w:rsidRPr="00554182">
        <w:rPr>
          <w:rFonts w:ascii="Arial" w:hAnsi="Arial" w:cs="Arial"/>
          <w:sz w:val="28"/>
          <w:szCs w:val="28"/>
          <w:lang w:val="en-US"/>
        </w:rPr>
        <w:t>Council must not dispose</w:t>
      </w:r>
      <w:r w:rsidR="00687E13" w:rsidRPr="00554182">
        <w:rPr>
          <w:rFonts w:ascii="Arial" w:hAnsi="Arial" w:cs="Arial"/>
          <w:sz w:val="28"/>
          <w:szCs w:val="28"/>
          <w:lang w:val="en-US"/>
        </w:rPr>
        <w:t xml:space="preserve">, charge </w:t>
      </w:r>
      <w:r w:rsidR="00F31DD2" w:rsidRPr="00554182">
        <w:rPr>
          <w:rFonts w:ascii="Arial" w:hAnsi="Arial" w:cs="Arial"/>
          <w:sz w:val="28"/>
          <w:szCs w:val="28"/>
          <w:lang w:val="en-US"/>
        </w:rPr>
        <w:t>or assign the property transferred to the Foundation</w:t>
      </w:r>
      <w:r w:rsidR="00EA752C" w:rsidRPr="00554182">
        <w:rPr>
          <w:rFonts w:ascii="Arial" w:hAnsi="Arial" w:cs="Arial"/>
          <w:sz w:val="28"/>
          <w:szCs w:val="28"/>
          <w:lang w:val="en-US"/>
        </w:rPr>
        <w:t>.</w:t>
      </w:r>
    </w:p>
    <w:p w14:paraId="6FEBCBF2" w14:textId="77777777" w:rsidR="006C37EF" w:rsidRPr="00554182" w:rsidRDefault="006C37EF" w:rsidP="00726F79">
      <w:pPr>
        <w:spacing w:after="0" w:line="240" w:lineRule="auto"/>
        <w:ind w:firstLine="709"/>
        <w:jc w:val="both"/>
        <w:rPr>
          <w:rFonts w:ascii="Arial" w:hAnsi="Arial" w:cs="Arial"/>
          <w:sz w:val="28"/>
          <w:szCs w:val="28"/>
          <w:lang w:val="en-US"/>
        </w:rPr>
      </w:pPr>
    </w:p>
    <w:p w14:paraId="341C3E26" w14:textId="54BD4A39" w:rsidR="00F31DD2" w:rsidRPr="00554182" w:rsidRDefault="00560ECD" w:rsidP="00726F79">
      <w:pPr>
        <w:spacing w:after="0" w:line="240" w:lineRule="auto"/>
        <w:ind w:firstLine="709"/>
        <w:jc w:val="both"/>
        <w:rPr>
          <w:rFonts w:ascii="Arial" w:hAnsi="Arial" w:cs="Arial"/>
          <w:sz w:val="28"/>
          <w:szCs w:val="28"/>
          <w:lang w:val="en-GB"/>
        </w:rPr>
      </w:pPr>
      <w:r w:rsidRPr="00554182">
        <w:rPr>
          <w:rFonts w:ascii="Arial" w:hAnsi="Arial" w:cs="Arial"/>
          <w:sz w:val="28"/>
          <w:szCs w:val="28"/>
          <w:lang w:val="en-US"/>
        </w:rPr>
        <w:t>8</w:t>
      </w:r>
      <w:r w:rsidR="00F31DD2" w:rsidRPr="00554182">
        <w:rPr>
          <w:rFonts w:ascii="Arial" w:hAnsi="Arial" w:cs="Arial"/>
          <w:sz w:val="28"/>
          <w:szCs w:val="28"/>
          <w:lang w:val="en-US"/>
        </w:rPr>
        <w:t>.</w:t>
      </w:r>
      <w:r w:rsidR="00595AA6" w:rsidRPr="00554182">
        <w:rPr>
          <w:rFonts w:ascii="Arial" w:hAnsi="Arial" w:cs="Arial"/>
          <w:sz w:val="28"/>
          <w:szCs w:val="28"/>
          <w:lang w:val="en-US"/>
        </w:rPr>
        <w:t>6</w:t>
      </w:r>
      <w:r w:rsidR="00F31DD2" w:rsidRPr="00554182">
        <w:rPr>
          <w:rFonts w:ascii="Arial" w:hAnsi="Arial" w:cs="Arial"/>
          <w:sz w:val="28"/>
          <w:szCs w:val="28"/>
          <w:lang w:val="en-US"/>
        </w:rPr>
        <w:t>.</w:t>
      </w:r>
      <w:r w:rsidR="00575BAF" w:rsidRPr="00554182">
        <w:rPr>
          <w:rFonts w:ascii="Arial" w:hAnsi="Arial" w:cs="Arial"/>
          <w:sz w:val="28"/>
          <w:szCs w:val="28"/>
          <w:lang w:val="en-US"/>
        </w:rPr>
        <w:t xml:space="preserve"> </w:t>
      </w:r>
      <w:r w:rsidR="00E35B61" w:rsidRPr="00554182">
        <w:rPr>
          <w:rFonts w:ascii="Arial" w:hAnsi="Arial" w:cs="Arial"/>
          <w:sz w:val="28"/>
          <w:szCs w:val="28"/>
          <w:lang w:val="en-GB"/>
        </w:rPr>
        <w:t>The Management Council may accept contributions to the Foundation from the Founder or any other Contributor</w:t>
      </w:r>
      <w:r w:rsidR="00E35B61" w:rsidRPr="00554182">
        <w:rPr>
          <w:rFonts w:ascii="Arial" w:hAnsi="Arial" w:cs="Arial"/>
          <w:sz w:val="28"/>
          <w:szCs w:val="28"/>
          <w:lang w:val="en-US"/>
        </w:rPr>
        <w:t xml:space="preserve"> in a form of Property, </w:t>
      </w:r>
      <w:r w:rsidR="00E35B61" w:rsidRPr="00554182">
        <w:rPr>
          <w:rFonts w:ascii="Arial" w:hAnsi="Arial" w:cs="Arial"/>
          <w:sz w:val="28"/>
          <w:szCs w:val="28"/>
          <w:lang w:val="en-GB"/>
        </w:rPr>
        <w:t>on terms as may be agreed between the Foundation and the contributor.</w:t>
      </w:r>
    </w:p>
    <w:p w14:paraId="0D60A330" w14:textId="77777777" w:rsidR="00FD1683" w:rsidRDefault="00FD1683" w:rsidP="00726F79">
      <w:pPr>
        <w:spacing w:after="0" w:line="240" w:lineRule="auto"/>
        <w:ind w:firstLine="709"/>
        <w:jc w:val="both"/>
        <w:rPr>
          <w:ins w:id="195" w:author="Проект новой редакции" w:date="2026-10-23T13:45:00Z"/>
          <w:rFonts w:ascii="Arial" w:hAnsi="Arial" w:cs="Arial"/>
          <w:sz w:val="28"/>
          <w:szCs w:val="28"/>
          <w:lang w:val="en-GB"/>
        </w:rPr>
      </w:pPr>
      <w:ins w:id="196" w:author="Проект новой редакции" w:date="2026-10-23T13:45:00Z">
        <w:r>
          <w:rPr>
            <w:rFonts w:ascii="Arial" w:hAnsi="Arial" w:cs="Arial"/>
            <w:sz w:val="28"/>
            <w:szCs w:val="28"/>
            <w:lang w:val="en-GB"/>
          </w:rPr>
          <w:t>8.7. The Management Council approves policies, rules, procedures, instructions and other internal documents of the Foundation, except for the development strategy of the Foundation, which is approved by the Supreme Guardian pursuant to section 3.5.(f). The Management Council notifies the Supreme Guardian of the approval and amendment of policies of the Foundation in accordance with paragraph 3.11.</w:t>
        </w:r>
      </w:ins>
    </w:p>
    <w:p w14:paraId="4F612EB8" w14:textId="77777777" w:rsidR="00FD1683" w:rsidRDefault="00FD1683" w:rsidP="00726F79">
      <w:pPr>
        <w:spacing w:after="0" w:line="240" w:lineRule="auto"/>
        <w:ind w:firstLine="709"/>
        <w:jc w:val="both"/>
        <w:rPr>
          <w:ins w:id="197" w:author="Проект новой редакции" w:date="2026-10-23T13:45:00Z"/>
          <w:rFonts w:ascii="Arial" w:hAnsi="Arial" w:cs="Arial"/>
          <w:sz w:val="28"/>
          <w:szCs w:val="28"/>
          <w:lang w:val="en-GB"/>
        </w:rPr>
      </w:pPr>
      <w:ins w:id="198" w:author="Проект новой редакции" w:date="2026-10-23T13:45:00Z">
        <w:r>
          <w:rPr>
            <w:rFonts w:ascii="Arial" w:hAnsi="Arial" w:cs="Arial"/>
            <w:sz w:val="28"/>
            <w:szCs w:val="28"/>
            <w:lang w:val="en-GB"/>
          </w:rPr>
          <w:t>8.8. The Management Council decides on including in the structure of the Foundation divisions and consultative and advisory bodies, including the Training Centre and the Expert Council, and approves regulations on them.</w:t>
        </w:r>
      </w:ins>
    </w:p>
    <w:p w14:paraId="5E4A3138" w14:textId="77777777" w:rsidR="00F31DD2" w:rsidRPr="00554182" w:rsidRDefault="00FD1683" w:rsidP="00726F79">
      <w:pPr>
        <w:spacing w:after="0" w:line="240" w:lineRule="auto"/>
        <w:ind w:firstLine="709"/>
        <w:jc w:val="both"/>
        <w:rPr>
          <w:ins w:id="199" w:author="Проект новой редакции" w:date="2026-10-23T13:45:00Z"/>
          <w:rFonts w:ascii="Arial" w:hAnsi="Arial" w:cs="Arial"/>
          <w:sz w:val="28"/>
          <w:szCs w:val="28"/>
          <w:lang w:val="en-GB"/>
        </w:rPr>
      </w:pPr>
      <w:ins w:id="200" w:author="Проект новой редакции" w:date="2026-10-23T13:45:00Z">
        <w:r>
          <w:rPr>
            <w:rFonts w:ascii="Arial" w:hAnsi="Arial" w:cs="Arial"/>
            <w:sz w:val="28"/>
            <w:szCs w:val="28"/>
            <w:lang w:val="en-GB"/>
          </w:rPr>
          <w:t xml:space="preserve">8.9. During the temporary absence of the Chairman of the Management Council (leave, illness, business trip and other cases), his/her duties are performed by a member of the Management Council appointed by order of the Chairman of the Management Council, and in the absence of such order </w:t>
        </w:r>
        <w:r w:rsidR="00567542">
          <w:rPr>
            <w:rFonts w:ascii="Arial" w:hAnsi="Arial" w:cs="Arial"/>
            <w:sz w:val="28"/>
            <w:szCs w:val="28"/>
            <w:lang w:val="en-GB"/>
          </w:rPr>
          <w:t>–</w:t>
        </w:r>
        <w:r>
          <w:rPr>
            <w:rFonts w:ascii="Arial" w:hAnsi="Arial" w:cs="Arial"/>
            <w:sz w:val="28"/>
            <w:szCs w:val="28"/>
            <w:lang w:val="en-GB"/>
          </w:rPr>
          <w:t xml:space="preserve"> </w:t>
        </w:r>
        <w:r w:rsidR="00241122">
          <w:rPr>
            <w:rFonts w:ascii="Arial" w:hAnsi="Arial" w:cs="Arial"/>
            <w:sz w:val="28"/>
            <w:szCs w:val="28"/>
            <w:lang w:val="en-GB"/>
          </w:rPr>
          <w:t>by the Deputy CEO for Strategy and Projects (section 6.1.(b))</w:t>
        </w:r>
        <w:r>
          <w:rPr>
            <w:rFonts w:ascii="Arial" w:hAnsi="Arial" w:cs="Arial"/>
            <w:sz w:val="28"/>
            <w:szCs w:val="28"/>
            <w:lang w:val="en-GB"/>
          </w:rPr>
          <w:t>. Powers to operate bank accounts and to sign contracts are exercised by the acting person on the basis of a power of attorney.</w:t>
        </w:r>
      </w:ins>
    </w:p>
    <w:p w14:paraId="7CD54A5D" w14:textId="77777777" w:rsidR="00E35B61" w:rsidRDefault="00E35B61" w:rsidP="00726F79">
      <w:pPr>
        <w:spacing w:after="0" w:line="240" w:lineRule="auto"/>
        <w:ind w:firstLine="709"/>
        <w:jc w:val="both"/>
        <w:rPr>
          <w:rFonts w:ascii="Arial" w:hAnsi="Arial" w:cs="Arial"/>
          <w:sz w:val="28"/>
          <w:szCs w:val="28"/>
          <w:lang w:val="en-US"/>
        </w:rPr>
      </w:pPr>
    </w:p>
    <w:p w14:paraId="141AC7FE" w14:textId="77777777" w:rsidR="00C36F1E" w:rsidRDefault="00C36F1E" w:rsidP="00726F79">
      <w:pPr>
        <w:spacing w:after="0" w:line="240" w:lineRule="auto"/>
        <w:ind w:firstLine="709"/>
        <w:jc w:val="both"/>
        <w:rPr>
          <w:rFonts w:ascii="Arial" w:hAnsi="Arial" w:cs="Arial"/>
          <w:sz w:val="28"/>
          <w:szCs w:val="28"/>
          <w:lang w:val="en-US"/>
        </w:rPr>
      </w:pPr>
    </w:p>
    <w:p w14:paraId="62772813" w14:textId="77777777" w:rsidR="00C36F1E" w:rsidRDefault="00C36F1E" w:rsidP="00726F79">
      <w:pPr>
        <w:spacing w:after="0" w:line="240" w:lineRule="auto"/>
        <w:ind w:firstLine="709"/>
        <w:jc w:val="both"/>
        <w:rPr>
          <w:rFonts w:ascii="Arial" w:hAnsi="Arial" w:cs="Arial"/>
          <w:sz w:val="28"/>
          <w:szCs w:val="28"/>
          <w:lang w:val="en-US"/>
        </w:rPr>
      </w:pPr>
    </w:p>
    <w:p w14:paraId="104941B7" w14:textId="77777777" w:rsidR="00C36F1E" w:rsidRPr="00554182" w:rsidRDefault="00C36F1E" w:rsidP="00726F79">
      <w:pPr>
        <w:spacing w:after="0" w:line="240" w:lineRule="auto"/>
        <w:ind w:firstLine="709"/>
        <w:jc w:val="both"/>
        <w:rPr>
          <w:rFonts w:ascii="Arial" w:hAnsi="Arial" w:cs="Arial"/>
          <w:sz w:val="28"/>
          <w:szCs w:val="28"/>
          <w:lang w:val="en-US"/>
        </w:rPr>
      </w:pPr>
    </w:p>
    <w:p w14:paraId="3A890C53" w14:textId="5F4F0C28" w:rsidR="00992487"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9</w:t>
      </w:r>
      <w:r w:rsidR="00595AA6" w:rsidRPr="00554182">
        <w:rPr>
          <w:rFonts w:ascii="Arial" w:hAnsi="Arial" w:cs="Arial"/>
          <w:b/>
          <w:sz w:val="28"/>
          <w:szCs w:val="28"/>
          <w:lang w:val="en-US"/>
        </w:rPr>
        <w:t>.</w:t>
      </w:r>
      <w:r w:rsidR="00992487" w:rsidRPr="00554182">
        <w:rPr>
          <w:rFonts w:ascii="Arial" w:hAnsi="Arial" w:cs="Arial"/>
          <w:b/>
          <w:sz w:val="28"/>
          <w:szCs w:val="28"/>
          <w:lang w:val="en-US"/>
        </w:rPr>
        <w:tab/>
        <w:t xml:space="preserve">REMUNERATION AND EXPENSES OF MEMBERS OF THE </w:t>
      </w:r>
      <w:ins w:id="201" w:author="Проект новой редакции" w:date="2026-10-23T13:45:00Z">
        <w:r w:rsidR="00FD1683">
          <w:rPr>
            <w:rFonts w:ascii="Arial" w:hAnsi="Arial" w:cs="Arial"/>
            <w:b/>
            <w:sz w:val="28"/>
            <w:szCs w:val="28"/>
            <w:lang w:val="en-US"/>
          </w:rPr>
          <w:t>COUNCILS</w:t>
        </w:r>
      </w:ins>
      <w:del w:id="202" w:author="Проект новой редакции" w:date="2026-10-23T13:45:00Z">
        <w:r w:rsidR="00992487" w:rsidRPr="00554182">
          <w:rPr>
            <w:rFonts w:ascii="Arial" w:hAnsi="Arial" w:cs="Arial"/>
            <w:b/>
            <w:sz w:val="28"/>
            <w:szCs w:val="28"/>
            <w:lang w:val="en-US"/>
          </w:rPr>
          <w:delText>COUNCIL</w:delText>
        </w:r>
      </w:del>
    </w:p>
    <w:p w14:paraId="36AAA1CC" w14:textId="77777777" w:rsidR="00F8392B" w:rsidRPr="00554182" w:rsidRDefault="00F8392B" w:rsidP="00726F79">
      <w:pPr>
        <w:spacing w:after="0" w:line="240" w:lineRule="auto"/>
        <w:ind w:firstLine="709"/>
        <w:jc w:val="both"/>
        <w:rPr>
          <w:rFonts w:ascii="Arial" w:hAnsi="Arial" w:cs="Arial"/>
          <w:sz w:val="28"/>
          <w:szCs w:val="28"/>
          <w:lang w:val="en-US"/>
        </w:rPr>
      </w:pPr>
    </w:p>
    <w:p w14:paraId="4B0DDA30" w14:textId="78ED089B" w:rsidR="004F6811" w:rsidRPr="00554182" w:rsidRDefault="005240A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M</w:t>
      </w:r>
      <w:r w:rsidR="00F8392B" w:rsidRPr="00554182">
        <w:rPr>
          <w:rFonts w:ascii="Arial" w:hAnsi="Arial" w:cs="Arial"/>
          <w:sz w:val="28"/>
          <w:szCs w:val="28"/>
          <w:lang w:val="en-US"/>
        </w:rPr>
        <w:t>embers of the</w:t>
      </w:r>
      <w:del w:id="203" w:author="Проект новой редакции" w:date="2026-10-23T13:45:00Z">
        <w:r w:rsidR="00817E09" w:rsidRPr="00554182">
          <w:rPr>
            <w:rFonts w:ascii="Arial" w:hAnsi="Arial" w:cs="Arial"/>
            <w:sz w:val="28"/>
            <w:szCs w:val="28"/>
            <w:lang w:val="en-US"/>
          </w:rPr>
          <w:delText xml:space="preserve"> Guardian Council and</w:delText>
        </w:r>
      </w:del>
      <w:r w:rsidR="00817E09" w:rsidRPr="00554182">
        <w:rPr>
          <w:rFonts w:ascii="Arial" w:hAnsi="Arial" w:cs="Arial"/>
          <w:sz w:val="28"/>
          <w:szCs w:val="28"/>
          <w:lang w:val="en-US"/>
        </w:rPr>
        <w:t xml:space="preserve"> </w:t>
      </w:r>
      <w:r w:rsidR="001C2354" w:rsidRPr="00554182">
        <w:rPr>
          <w:rFonts w:ascii="Arial" w:hAnsi="Arial" w:cs="Arial"/>
          <w:sz w:val="28"/>
          <w:szCs w:val="28"/>
          <w:lang w:val="en-US"/>
        </w:rPr>
        <w:t xml:space="preserve">Management </w:t>
      </w:r>
      <w:r w:rsidR="00F8392B" w:rsidRPr="00554182">
        <w:rPr>
          <w:rFonts w:ascii="Arial" w:hAnsi="Arial" w:cs="Arial"/>
          <w:sz w:val="28"/>
          <w:szCs w:val="28"/>
          <w:lang w:val="en-US"/>
        </w:rPr>
        <w:t>Council must receive such</w:t>
      </w:r>
      <w:r w:rsidR="00817E09" w:rsidRPr="00554182">
        <w:rPr>
          <w:rFonts w:ascii="Arial" w:hAnsi="Arial" w:cs="Arial"/>
          <w:sz w:val="28"/>
          <w:szCs w:val="28"/>
          <w:lang w:val="en-US"/>
        </w:rPr>
        <w:t xml:space="preserve"> salaries and</w:t>
      </w:r>
      <w:r w:rsidR="00F8392B" w:rsidRPr="00554182">
        <w:rPr>
          <w:rFonts w:ascii="Arial" w:hAnsi="Arial" w:cs="Arial"/>
          <w:sz w:val="28"/>
          <w:szCs w:val="28"/>
          <w:lang w:val="en-US"/>
        </w:rPr>
        <w:t xml:space="preserve"> remuneration with the approval </w:t>
      </w:r>
      <w:r w:rsidR="00817E09" w:rsidRPr="00554182">
        <w:rPr>
          <w:rFonts w:ascii="Arial" w:hAnsi="Arial" w:cs="Arial"/>
          <w:sz w:val="28"/>
          <w:szCs w:val="28"/>
          <w:lang w:val="en-US"/>
        </w:rPr>
        <w:t>of the Supreme Guardian</w:t>
      </w:r>
      <w:ins w:id="204" w:author="Проект новой редакции" w:date="2026-10-23T13:45:00Z">
        <w:r w:rsidR="00FD1683">
          <w:rPr>
            <w:rFonts w:ascii="Arial" w:hAnsi="Arial" w:cs="Arial"/>
            <w:sz w:val="28"/>
            <w:szCs w:val="28"/>
            <w:lang w:val="en-US"/>
          </w:rPr>
          <w:t xml:space="preserve"> pursuant to section 3.5.(g),</w:t>
        </w:r>
      </w:ins>
      <w:del w:id="205" w:author="Проект новой редакции" w:date="2026-10-23T13:45:00Z">
        <w:r w:rsidRPr="00554182">
          <w:rPr>
            <w:rFonts w:ascii="Arial" w:hAnsi="Arial" w:cs="Arial"/>
            <w:sz w:val="28"/>
            <w:szCs w:val="28"/>
            <w:lang w:val="en-US"/>
          </w:rPr>
          <w:delText>,</w:delText>
        </w:r>
      </w:del>
      <w:r w:rsidRPr="00554182">
        <w:rPr>
          <w:rFonts w:ascii="Arial" w:hAnsi="Arial" w:cs="Arial"/>
          <w:sz w:val="28"/>
          <w:szCs w:val="28"/>
          <w:lang w:val="en-US"/>
        </w:rPr>
        <w:t xml:space="preserve"> except for section </w:t>
      </w:r>
      <w:ins w:id="206" w:author="Проект новой редакции" w:date="2026-10-23T13:45:00Z">
        <w:r w:rsidR="00FD1683">
          <w:rPr>
            <w:rFonts w:ascii="Arial" w:hAnsi="Arial" w:cs="Arial"/>
            <w:sz w:val="28"/>
            <w:szCs w:val="28"/>
            <w:lang w:val="en-US"/>
          </w:rPr>
          <w:t>7</w:t>
        </w:r>
      </w:ins>
      <w:del w:id="207" w:author="Проект новой редакции" w:date="2026-10-23T13:45:00Z">
        <w:r w:rsidR="00C13E78" w:rsidRPr="00554182">
          <w:rPr>
            <w:rFonts w:ascii="Arial" w:hAnsi="Arial" w:cs="Arial"/>
            <w:sz w:val="28"/>
            <w:szCs w:val="28"/>
            <w:lang w:val="en-US"/>
          </w:rPr>
          <w:delText>6</w:delText>
        </w:r>
      </w:del>
      <w:r w:rsidRPr="00554182">
        <w:rPr>
          <w:rFonts w:ascii="Arial" w:hAnsi="Arial" w:cs="Arial"/>
          <w:sz w:val="28"/>
          <w:szCs w:val="28"/>
          <w:lang w:val="en-US"/>
        </w:rPr>
        <w:t>.2.,</w:t>
      </w:r>
      <w:r w:rsidR="00817E09" w:rsidRPr="00554182">
        <w:rPr>
          <w:rFonts w:ascii="Arial" w:hAnsi="Arial" w:cs="Arial"/>
          <w:sz w:val="28"/>
          <w:szCs w:val="28"/>
          <w:lang w:val="en-US"/>
        </w:rPr>
        <w:t xml:space="preserve"> </w:t>
      </w:r>
      <w:r w:rsidR="00F8392B" w:rsidRPr="00554182">
        <w:rPr>
          <w:rFonts w:ascii="Arial" w:hAnsi="Arial" w:cs="Arial"/>
          <w:sz w:val="28"/>
          <w:szCs w:val="28"/>
          <w:lang w:val="en-US"/>
        </w:rPr>
        <w:t xml:space="preserve">in writing by </w:t>
      </w:r>
      <w:r w:rsidR="00817E09" w:rsidRPr="00554182">
        <w:rPr>
          <w:rFonts w:ascii="Arial" w:hAnsi="Arial" w:cs="Arial"/>
          <w:sz w:val="28"/>
          <w:szCs w:val="28"/>
          <w:lang w:val="en-US"/>
        </w:rPr>
        <w:t xml:space="preserve">determining </w:t>
      </w:r>
      <w:r w:rsidR="00F8392B" w:rsidRPr="00554182">
        <w:rPr>
          <w:rFonts w:ascii="Arial" w:hAnsi="Arial" w:cs="Arial"/>
          <w:sz w:val="28"/>
          <w:szCs w:val="28"/>
          <w:lang w:val="en-US"/>
        </w:rPr>
        <w:t>resolution</w:t>
      </w:r>
      <w:ins w:id="208" w:author="Проект новой редакции" w:date="2026-10-23T13:45:00Z">
        <w:r w:rsidR="00FD1683">
          <w:rPr>
            <w:rFonts w:ascii="Arial" w:hAnsi="Arial" w:cs="Arial"/>
            <w:sz w:val="28"/>
            <w:szCs w:val="28"/>
            <w:lang w:val="en-US"/>
          </w:rPr>
          <w:t>. Remuneration of the Guardian Council members is determined in accordance with paragraphs 3.7</w:t>
        </w:r>
      </w:ins>
      <w:r w:rsidR="00F8392B" w:rsidRPr="00554182">
        <w:rPr>
          <w:rFonts w:ascii="Arial" w:hAnsi="Arial" w:cs="Arial"/>
          <w:sz w:val="28"/>
          <w:szCs w:val="28"/>
          <w:lang w:val="en-US"/>
        </w:rPr>
        <w:t xml:space="preserve"> and</w:t>
      </w:r>
      <w:ins w:id="209" w:author="Проект новой редакции" w:date="2026-10-23T13:45:00Z">
        <w:r w:rsidR="00FD1683">
          <w:rPr>
            <w:rFonts w:ascii="Arial" w:hAnsi="Arial" w:cs="Arial"/>
            <w:sz w:val="28"/>
            <w:szCs w:val="28"/>
            <w:lang w:val="en-US"/>
          </w:rPr>
          <w:t xml:space="preserve"> 3.8. Members of the Guardian Council and the Management Council</w:t>
        </w:r>
      </w:ins>
      <w:r w:rsidR="00F8392B" w:rsidRPr="00554182">
        <w:rPr>
          <w:rFonts w:ascii="Arial" w:hAnsi="Arial" w:cs="Arial"/>
          <w:sz w:val="28"/>
          <w:szCs w:val="28"/>
          <w:lang w:val="en-US"/>
        </w:rPr>
        <w:t xml:space="preserve"> must receive payment of all expenses incurred in association with the carrying out of their duties.</w:t>
      </w:r>
    </w:p>
    <w:p w14:paraId="6D783D6D" w14:textId="77777777" w:rsidR="00EB3B90" w:rsidRPr="00554182" w:rsidRDefault="00EB3B90" w:rsidP="00726F79">
      <w:pPr>
        <w:spacing w:after="0" w:line="240" w:lineRule="auto"/>
        <w:ind w:firstLine="709"/>
        <w:jc w:val="both"/>
        <w:rPr>
          <w:rFonts w:ascii="Arial" w:hAnsi="Arial" w:cs="Arial"/>
          <w:sz w:val="28"/>
          <w:szCs w:val="28"/>
          <w:lang w:val="en-US"/>
        </w:rPr>
      </w:pPr>
    </w:p>
    <w:p w14:paraId="38D95E35" w14:textId="0BECE9BD" w:rsidR="00992487" w:rsidRPr="00554182" w:rsidRDefault="00560ECD"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10</w:t>
      </w:r>
      <w:r w:rsidR="00595AA6" w:rsidRPr="00554182">
        <w:rPr>
          <w:rFonts w:ascii="Arial" w:hAnsi="Arial" w:cs="Arial"/>
          <w:b/>
          <w:sz w:val="28"/>
          <w:szCs w:val="28"/>
          <w:lang w:val="en-US"/>
        </w:rPr>
        <w:t>.</w:t>
      </w:r>
      <w:r w:rsidR="00992487" w:rsidRPr="00554182">
        <w:rPr>
          <w:rFonts w:ascii="Arial" w:hAnsi="Arial" w:cs="Arial"/>
          <w:b/>
          <w:sz w:val="28"/>
          <w:szCs w:val="28"/>
          <w:lang w:val="en-US"/>
        </w:rPr>
        <w:tab/>
        <w:t xml:space="preserve">MEETINGS OF THE </w:t>
      </w:r>
      <w:r w:rsidR="00F70E48" w:rsidRPr="00554182">
        <w:rPr>
          <w:rFonts w:ascii="Arial" w:hAnsi="Arial" w:cs="Arial"/>
          <w:b/>
          <w:sz w:val="28"/>
          <w:szCs w:val="28"/>
          <w:lang w:val="en-US"/>
        </w:rPr>
        <w:t xml:space="preserve">MANAGEMENT </w:t>
      </w:r>
      <w:r w:rsidR="00992487" w:rsidRPr="00554182">
        <w:rPr>
          <w:rFonts w:ascii="Arial" w:hAnsi="Arial" w:cs="Arial"/>
          <w:b/>
          <w:sz w:val="28"/>
          <w:szCs w:val="28"/>
          <w:lang w:val="en-US"/>
        </w:rPr>
        <w:t>COUNCIL</w:t>
      </w:r>
    </w:p>
    <w:p w14:paraId="05FFE868" w14:textId="77777777" w:rsidR="00817E09" w:rsidRPr="00554182" w:rsidRDefault="00817E09" w:rsidP="00726F79">
      <w:pPr>
        <w:spacing w:after="0" w:line="240" w:lineRule="auto"/>
        <w:ind w:firstLine="709"/>
        <w:jc w:val="both"/>
        <w:rPr>
          <w:rFonts w:ascii="Arial" w:hAnsi="Arial" w:cs="Arial"/>
          <w:b/>
          <w:sz w:val="28"/>
          <w:szCs w:val="28"/>
          <w:lang w:val="en-US"/>
        </w:rPr>
      </w:pPr>
    </w:p>
    <w:p w14:paraId="45838664" w14:textId="2D499F5A"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.1.</w:t>
      </w:r>
      <w:r w:rsidR="00817E09" w:rsidRPr="00554182">
        <w:rPr>
          <w:rFonts w:ascii="Arial" w:hAnsi="Arial" w:cs="Arial"/>
          <w:sz w:val="28"/>
          <w:szCs w:val="28"/>
          <w:lang w:val="en-US"/>
        </w:rPr>
        <w:t xml:space="preserve"> Any member of the </w:t>
      </w:r>
      <w:r w:rsidR="005240AD" w:rsidRPr="00554182">
        <w:rPr>
          <w:rFonts w:ascii="Arial" w:hAnsi="Arial" w:cs="Arial"/>
          <w:sz w:val="28"/>
          <w:szCs w:val="28"/>
          <w:lang w:val="en-US"/>
        </w:rPr>
        <w:t xml:space="preserve">Management </w:t>
      </w:r>
      <w:r w:rsidR="00817E09" w:rsidRPr="00554182">
        <w:rPr>
          <w:rFonts w:ascii="Arial" w:hAnsi="Arial" w:cs="Arial"/>
          <w:sz w:val="28"/>
          <w:szCs w:val="28"/>
          <w:lang w:val="en-US"/>
        </w:rPr>
        <w:t>Council may call a meeting of the Council.</w:t>
      </w:r>
    </w:p>
    <w:p w14:paraId="16C733D6" w14:textId="77777777" w:rsidR="00780F9A" w:rsidRPr="00554182" w:rsidRDefault="00780F9A" w:rsidP="00726F79">
      <w:pPr>
        <w:spacing w:after="0" w:line="240" w:lineRule="auto"/>
        <w:ind w:firstLine="709"/>
        <w:jc w:val="both"/>
        <w:rPr>
          <w:rFonts w:ascii="Arial" w:hAnsi="Arial" w:cs="Arial"/>
          <w:sz w:val="28"/>
          <w:szCs w:val="28"/>
          <w:lang w:val="en-US"/>
        </w:rPr>
      </w:pPr>
    </w:p>
    <w:p w14:paraId="61C79566" w14:textId="64BEC46D"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.2.</w:t>
      </w:r>
      <w:r w:rsidR="00817E09" w:rsidRPr="00554182">
        <w:rPr>
          <w:rFonts w:ascii="Arial" w:hAnsi="Arial" w:cs="Arial"/>
          <w:sz w:val="28"/>
          <w:szCs w:val="28"/>
          <w:lang w:val="en-US"/>
        </w:rPr>
        <w:t xml:space="preserve"> Subject to the Regulations, a meeting of the Council must be called by at least 14 days’</w:t>
      </w:r>
      <w:r w:rsidR="00726F79" w:rsidRPr="00554182">
        <w:rPr>
          <w:rFonts w:ascii="Arial" w:hAnsi="Arial" w:cs="Arial"/>
          <w:sz w:val="28"/>
          <w:szCs w:val="28"/>
          <w:lang w:val="kk-KZ"/>
        </w:rPr>
        <w:t xml:space="preserve"> </w:t>
      </w:r>
      <w:r w:rsidR="00817E09" w:rsidRPr="00554182">
        <w:rPr>
          <w:rFonts w:ascii="Arial" w:hAnsi="Arial" w:cs="Arial"/>
          <w:sz w:val="28"/>
          <w:szCs w:val="28"/>
          <w:lang w:val="en-US"/>
        </w:rPr>
        <w:t>notice to all the Council members.</w:t>
      </w:r>
    </w:p>
    <w:p w14:paraId="23B84313" w14:textId="77777777" w:rsidR="00780F9A" w:rsidRPr="00554182" w:rsidRDefault="00780F9A" w:rsidP="00726F79">
      <w:pPr>
        <w:spacing w:after="0" w:line="240" w:lineRule="auto"/>
        <w:ind w:firstLine="709"/>
        <w:jc w:val="both"/>
        <w:rPr>
          <w:rFonts w:ascii="Arial" w:hAnsi="Arial" w:cs="Arial"/>
          <w:sz w:val="28"/>
          <w:szCs w:val="28"/>
          <w:lang w:val="en-US"/>
        </w:rPr>
      </w:pPr>
    </w:p>
    <w:p w14:paraId="40BB598C" w14:textId="779D80CD"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.3.</w:t>
      </w:r>
      <w:r w:rsidR="00817E09" w:rsidRPr="00554182">
        <w:rPr>
          <w:rFonts w:ascii="Arial" w:hAnsi="Arial" w:cs="Arial"/>
          <w:sz w:val="28"/>
          <w:szCs w:val="28"/>
          <w:lang w:val="en-US"/>
        </w:rPr>
        <w:t xml:space="preserve"> Such notice of meeting must specify the time and place of the meeting and the general</w:t>
      </w:r>
      <w:r w:rsidR="00726F79" w:rsidRPr="00554182">
        <w:rPr>
          <w:rFonts w:ascii="Arial" w:hAnsi="Arial" w:cs="Arial"/>
          <w:sz w:val="28"/>
          <w:szCs w:val="28"/>
          <w:lang w:val="kk-KZ"/>
        </w:rPr>
        <w:t xml:space="preserve"> </w:t>
      </w:r>
      <w:r w:rsidR="00817E09" w:rsidRPr="00554182">
        <w:rPr>
          <w:rFonts w:ascii="Arial" w:hAnsi="Arial" w:cs="Arial"/>
          <w:sz w:val="28"/>
          <w:szCs w:val="28"/>
          <w:lang w:val="en-US"/>
        </w:rPr>
        <w:t>nature of the matters to be considered.</w:t>
      </w:r>
    </w:p>
    <w:p w14:paraId="50A7122B" w14:textId="77777777" w:rsidR="00780F9A" w:rsidRPr="00554182" w:rsidRDefault="00780F9A" w:rsidP="00726F79">
      <w:pPr>
        <w:spacing w:after="0" w:line="240" w:lineRule="auto"/>
        <w:ind w:firstLine="709"/>
        <w:jc w:val="both"/>
        <w:rPr>
          <w:rFonts w:ascii="Arial" w:hAnsi="Arial" w:cs="Arial"/>
          <w:sz w:val="28"/>
          <w:szCs w:val="28"/>
          <w:lang w:val="en-US"/>
        </w:rPr>
      </w:pPr>
    </w:p>
    <w:p w14:paraId="6E67347C" w14:textId="2AE0C6D1"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.4.</w:t>
      </w:r>
      <w:r w:rsidR="00817E09" w:rsidRPr="00554182">
        <w:rPr>
          <w:rFonts w:ascii="Arial" w:hAnsi="Arial" w:cs="Arial"/>
          <w:sz w:val="28"/>
          <w:szCs w:val="28"/>
          <w:lang w:val="en-US"/>
        </w:rPr>
        <w:t xml:space="preserve"> The members of the Council may unanimously waive notice of any meeting.</w:t>
      </w:r>
    </w:p>
    <w:p w14:paraId="68E4D416" w14:textId="77777777" w:rsidR="00780F9A" w:rsidRPr="00554182" w:rsidRDefault="00780F9A" w:rsidP="00726F79">
      <w:pPr>
        <w:spacing w:after="0" w:line="240" w:lineRule="auto"/>
        <w:ind w:firstLine="709"/>
        <w:jc w:val="both"/>
        <w:rPr>
          <w:rFonts w:ascii="Arial" w:hAnsi="Arial" w:cs="Arial"/>
          <w:sz w:val="28"/>
          <w:szCs w:val="28"/>
          <w:lang w:val="en-US"/>
        </w:rPr>
      </w:pPr>
    </w:p>
    <w:p w14:paraId="08557714" w14:textId="5FA3017A" w:rsidR="00817E09" w:rsidRPr="00554182" w:rsidRDefault="00560ECD" w:rsidP="00726F79">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10</w:t>
      </w:r>
      <w:r w:rsidR="00093413" w:rsidRPr="00554182">
        <w:rPr>
          <w:rFonts w:ascii="Arial" w:hAnsi="Arial" w:cs="Arial"/>
          <w:sz w:val="28"/>
          <w:szCs w:val="28"/>
          <w:lang w:val="en-US"/>
        </w:rPr>
        <w:t>.</w:t>
      </w:r>
      <w:r w:rsidR="00595AA6" w:rsidRPr="00554182">
        <w:rPr>
          <w:rFonts w:ascii="Arial" w:hAnsi="Arial" w:cs="Arial"/>
          <w:sz w:val="28"/>
          <w:szCs w:val="28"/>
          <w:lang w:val="en-US"/>
        </w:rPr>
        <w:t>5</w:t>
      </w:r>
      <w:r w:rsidR="00093413" w:rsidRPr="00554182">
        <w:rPr>
          <w:rFonts w:ascii="Arial" w:hAnsi="Arial" w:cs="Arial"/>
          <w:sz w:val="28"/>
          <w:szCs w:val="28"/>
          <w:lang w:val="en-US"/>
        </w:rPr>
        <w:t>.</w:t>
      </w:r>
      <w:r w:rsidR="00817E09" w:rsidRPr="00554182">
        <w:rPr>
          <w:rFonts w:ascii="Arial" w:hAnsi="Arial" w:cs="Arial"/>
          <w:sz w:val="28"/>
          <w:szCs w:val="28"/>
          <w:lang w:val="en-US"/>
        </w:rPr>
        <w:t xml:space="preserve"> The proceedings of a meeting are not invalid solely because of the inadvertent failure to give notice of the meeting to, or the failure to receive notice of a meeting by any person entitled to receive such notice.</w:t>
      </w:r>
    </w:p>
    <w:p w14:paraId="51C601D2" w14:textId="77777777" w:rsidR="00817E09" w:rsidRPr="00554182" w:rsidRDefault="00817E09" w:rsidP="003E7CB8">
      <w:pPr>
        <w:spacing w:after="0" w:line="240" w:lineRule="auto"/>
        <w:jc w:val="both"/>
        <w:rPr>
          <w:rFonts w:ascii="Arial" w:hAnsi="Arial" w:cs="Arial"/>
          <w:sz w:val="28"/>
          <w:szCs w:val="28"/>
          <w:lang w:val="en-US"/>
        </w:rPr>
      </w:pPr>
    </w:p>
    <w:p w14:paraId="3440C109" w14:textId="44158353" w:rsidR="00992487" w:rsidRPr="00554182" w:rsidRDefault="00595AA6" w:rsidP="0002076D">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1</w:t>
      </w:r>
      <w:r w:rsidRPr="00554182">
        <w:rPr>
          <w:rFonts w:ascii="Arial" w:hAnsi="Arial" w:cs="Arial"/>
          <w:b/>
          <w:sz w:val="28"/>
          <w:szCs w:val="28"/>
          <w:lang w:val="en-US"/>
        </w:rPr>
        <w:t>.</w:t>
      </w:r>
      <w:r w:rsidR="00992487" w:rsidRPr="00554182">
        <w:rPr>
          <w:rFonts w:ascii="Arial" w:hAnsi="Arial" w:cs="Arial"/>
          <w:b/>
          <w:sz w:val="28"/>
          <w:szCs w:val="28"/>
          <w:lang w:val="en-US"/>
        </w:rPr>
        <w:tab/>
        <w:t>PROCEEDINGS OF THE COUNCIL</w:t>
      </w:r>
    </w:p>
    <w:p w14:paraId="333A57C1" w14:textId="77777777" w:rsidR="003E7CB8" w:rsidRPr="00554182" w:rsidRDefault="003E7CB8" w:rsidP="00726F79">
      <w:pPr>
        <w:spacing w:after="0" w:line="240" w:lineRule="auto"/>
        <w:ind w:firstLine="709"/>
        <w:jc w:val="both"/>
        <w:rPr>
          <w:rFonts w:ascii="Arial" w:hAnsi="Arial" w:cs="Arial"/>
          <w:b/>
          <w:sz w:val="28"/>
          <w:szCs w:val="28"/>
          <w:lang w:val="en-US"/>
        </w:rPr>
      </w:pPr>
    </w:p>
    <w:p w14:paraId="604546A7" w14:textId="4504A247" w:rsidR="003E7CB8" w:rsidRPr="006218FD"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3E7CB8" w:rsidRPr="00554182">
        <w:rPr>
          <w:rFonts w:ascii="Arial" w:hAnsi="Arial" w:cs="Arial"/>
          <w:bCs/>
          <w:sz w:val="28"/>
          <w:szCs w:val="28"/>
          <w:lang w:val="en-US"/>
        </w:rPr>
        <w:t xml:space="preserve">.1. </w:t>
      </w:r>
      <w:r w:rsidR="003E7CB8" w:rsidRPr="006218FD">
        <w:rPr>
          <w:rFonts w:ascii="Arial" w:hAnsi="Arial" w:cs="Arial"/>
          <w:bCs/>
          <w:sz w:val="28"/>
          <w:szCs w:val="28"/>
          <w:lang w:val="en-US"/>
        </w:rPr>
        <w:t xml:space="preserve">Subject to the provisions of these By-laws, members of the </w:t>
      </w:r>
      <w:r w:rsidR="00C51E06" w:rsidRPr="00554182">
        <w:rPr>
          <w:rFonts w:ascii="Arial" w:hAnsi="Arial" w:cs="Arial"/>
          <w:bCs/>
          <w:sz w:val="28"/>
          <w:szCs w:val="28"/>
          <w:lang w:val="en-US"/>
        </w:rPr>
        <w:t xml:space="preserve">Management </w:t>
      </w:r>
      <w:r w:rsidR="003E7CB8" w:rsidRPr="006218FD">
        <w:rPr>
          <w:rFonts w:ascii="Arial" w:hAnsi="Arial" w:cs="Arial"/>
          <w:bCs/>
          <w:sz w:val="28"/>
          <w:szCs w:val="28"/>
          <w:lang w:val="en-US"/>
        </w:rPr>
        <w:t>Council may regulate their proceedings as they think fit. No meeting must take place unless a quorum is present</w:t>
      </w:r>
      <w:r w:rsidR="003E7CB8" w:rsidRPr="00554182">
        <w:rPr>
          <w:rFonts w:ascii="Arial" w:hAnsi="Arial" w:cs="Arial"/>
          <w:bCs/>
          <w:sz w:val="28"/>
          <w:szCs w:val="28"/>
          <w:lang w:val="en-US"/>
        </w:rPr>
        <w:t xml:space="preserve"> (2/3 of Management Council)</w:t>
      </w:r>
      <w:r w:rsidR="003E7CB8" w:rsidRPr="006218FD">
        <w:rPr>
          <w:rFonts w:ascii="Arial" w:hAnsi="Arial" w:cs="Arial"/>
          <w:bCs/>
          <w:sz w:val="28"/>
          <w:szCs w:val="28"/>
          <w:lang w:val="en-US"/>
        </w:rPr>
        <w:t>.</w:t>
      </w:r>
      <w:del w:id="210" w:author="Проект новой редакции" w:date="2026-10-23T13:45:00Z">
        <w:r w:rsidR="003E7CB8" w:rsidRPr="006218FD">
          <w:rPr>
            <w:rFonts w:ascii="Arial" w:hAnsi="Arial" w:cs="Arial"/>
            <w:bCs/>
            <w:sz w:val="28"/>
            <w:szCs w:val="28"/>
            <w:lang w:val="en-US"/>
          </w:rPr>
          <w:delText xml:space="preserve"> The majority of persons entitled to vote must constitute a quorum.</w:delText>
        </w:r>
      </w:del>
    </w:p>
    <w:p w14:paraId="52682BFE"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5CB44FB4" w14:textId="6892BDDE" w:rsidR="003E7CB8" w:rsidRPr="006218FD"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3E7CB8" w:rsidRPr="00554182">
        <w:rPr>
          <w:rFonts w:ascii="Arial" w:hAnsi="Arial" w:cs="Arial"/>
          <w:bCs/>
          <w:sz w:val="28"/>
          <w:szCs w:val="28"/>
          <w:lang w:val="en-US"/>
        </w:rPr>
        <w:t>.2.</w:t>
      </w:r>
      <w:r w:rsidR="003E7CB8" w:rsidRPr="006218FD">
        <w:rPr>
          <w:rFonts w:ascii="Arial" w:hAnsi="Arial" w:cs="Arial"/>
          <w:bCs/>
          <w:sz w:val="28"/>
          <w:szCs w:val="28"/>
          <w:lang w:val="en-US"/>
        </w:rPr>
        <w:t xml:space="preserve"> If a quorum is not present, the meeting must be adjourned to a place and time determined by the Chairman</w:t>
      </w:r>
      <w:r w:rsidR="003E7CB8" w:rsidRPr="00554182">
        <w:rPr>
          <w:rFonts w:ascii="Arial" w:hAnsi="Arial" w:cs="Arial"/>
          <w:bCs/>
          <w:sz w:val="28"/>
          <w:szCs w:val="28"/>
          <w:lang w:val="en-US"/>
        </w:rPr>
        <w:t xml:space="preserve"> of the Management Council</w:t>
      </w:r>
      <w:r w:rsidR="003E7CB8" w:rsidRPr="006218FD">
        <w:rPr>
          <w:rFonts w:ascii="Arial" w:hAnsi="Arial" w:cs="Arial"/>
          <w:bCs/>
          <w:sz w:val="28"/>
          <w:szCs w:val="28"/>
          <w:lang w:val="en-US"/>
        </w:rPr>
        <w:t>. If during the meeting a quorum ceases to be present the meeting must be adjourned to a place and time determined by the members of the Council who are present.</w:t>
      </w:r>
    </w:p>
    <w:p w14:paraId="3C536984"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0C62A0D5" w14:textId="4A6C718B" w:rsidR="003E7CB8" w:rsidRPr="006218FD"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3E7CB8" w:rsidRPr="00554182">
        <w:rPr>
          <w:rFonts w:ascii="Arial" w:hAnsi="Arial" w:cs="Arial"/>
          <w:bCs/>
          <w:sz w:val="28"/>
          <w:szCs w:val="28"/>
          <w:lang w:val="en-US"/>
        </w:rPr>
        <w:t>.3.</w:t>
      </w:r>
      <w:r w:rsidR="003E7CB8" w:rsidRPr="006218FD">
        <w:rPr>
          <w:rFonts w:ascii="Arial" w:hAnsi="Arial" w:cs="Arial"/>
          <w:bCs/>
          <w:sz w:val="28"/>
          <w:szCs w:val="28"/>
          <w:lang w:val="en-US"/>
        </w:rPr>
        <w:t xml:space="preserve"> The Chairman must chair the meeting. If the Chairman is not present or willing to act within fifteen minutes of the stated time for commencement of the meeting, and in the absence of a nominee, another member of the Council elected by the rest of the Council</w:t>
      </w:r>
      <w:r w:rsidR="003E7CB8" w:rsidRPr="00554182">
        <w:rPr>
          <w:rFonts w:ascii="Arial" w:hAnsi="Arial" w:cs="Arial"/>
          <w:bCs/>
          <w:sz w:val="28"/>
          <w:szCs w:val="28"/>
          <w:lang w:val="en-US"/>
        </w:rPr>
        <w:t xml:space="preserve"> </w:t>
      </w:r>
      <w:r w:rsidR="003E7CB8" w:rsidRPr="006218FD">
        <w:rPr>
          <w:rFonts w:ascii="Arial" w:hAnsi="Arial" w:cs="Arial"/>
          <w:bCs/>
          <w:sz w:val="28"/>
          <w:szCs w:val="28"/>
          <w:lang w:val="en-US"/>
        </w:rPr>
        <w:t>present must chair the meeting.</w:t>
      </w:r>
    </w:p>
    <w:p w14:paraId="186F658E"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3EC0C932" w14:textId="43992577" w:rsidR="003E7CB8" w:rsidRPr="006218FD"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3E7CB8" w:rsidRPr="00554182">
        <w:rPr>
          <w:rFonts w:ascii="Arial" w:hAnsi="Arial" w:cs="Arial"/>
          <w:bCs/>
          <w:sz w:val="28"/>
          <w:szCs w:val="28"/>
          <w:lang w:val="en-US"/>
        </w:rPr>
        <w:t>.4.</w:t>
      </w:r>
      <w:r w:rsidR="003E7CB8" w:rsidRPr="006218FD">
        <w:rPr>
          <w:rFonts w:ascii="Arial" w:hAnsi="Arial" w:cs="Arial"/>
          <w:bCs/>
          <w:sz w:val="28"/>
          <w:szCs w:val="28"/>
          <w:lang w:val="en-US"/>
        </w:rPr>
        <w:t xml:space="preserve"> The Chairman may adjourn the meeting with the consent of the majority of the votes at the meeting. No matters must be considered at an adjourned meeting other than matters that might have been considered at the meeting had the adjournment not taken place. It is not necessary to give notice of the adjourned meeting unless the meeting was adjourned for fourteen days or more, in which case at least seven days' notice must be given specifying the time and place of the adjourned meeting and the general nature of the matters to be considered.</w:t>
      </w:r>
    </w:p>
    <w:p w14:paraId="4BE6FA02"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04F35763" w14:textId="435651D9" w:rsidR="003E7CB8" w:rsidRPr="006218FD" w:rsidRDefault="00560ECD"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11</w:t>
      </w:r>
      <w:r w:rsidR="003E7CB8" w:rsidRPr="00554182">
        <w:rPr>
          <w:rFonts w:ascii="Arial" w:hAnsi="Arial" w:cs="Arial"/>
          <w:bCs/>
          <w:sz w:val="28"/>
          <w:szCs w:val="28"/>
          <w:lang w:val="en-US"/>
        </w:rPr>
        <w:t>.5.</w:t>
      </w:r>
      <w:r w:rsidR="003E7CB8" w:rsidRPr="006218FD">
        <w:rPr>
          <w:rFonts w:ascii="Arial" w:hAnsi="Arial" w:cs="Arial"/>
          <w:bCs/>
          <w:sz w:val="28"/>
          <w:szCs w:val="28"/>
          <w:lang w:val="en-US"/>
        </w:rPr>
        <w:t xml:space="preserve"> Any matters arising at a meeting must be decided by a majority of votes with the Chairman having a second or casting vote in the case of equality of votes.</w:t>
      </w:r>
    </w:p>
    <w:p w14:paraId="0679CFDD" w14:textId="77777777" w:rsidR="00780F9A" w:rsidRPr="006218FD" w:rsidRDefault="00780F9A" w:rsidP="003E7CB8">
      <w:pPr>
        <w:spacing w:after="0" w:line="240" w:lineRule="auto"/>
        <w:ind w:firstLine="709"/>
        <w:jc w:val="both"/>
        <w:rPr>
          <w:rFonts w:ascii="Arial" w:hAnsi="Arial" w:cs="Arial"/>
          <w:bCs/>
          <w:sz w:val="28"/>
          <w:szCs w:val="28"/>
          <w:lang w:val="en-US"/>
        </w:rPr>
      </w:pPr>
    </w:p>
    <w:p w14:paraId="066C2ABD" w14:textId="3CA168BF" w:rsidR="003E7CB8" w:rsidRPr="00554182" w:rsidRDefault="00595AA6" w:rsidP="003E7CB8">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EB366A" w:rsidRPr="00554182">
        <w:rPr>
          <w:rFonts w:ascii="Arial" w:hAnsi="Arial" w:cs="Arial"/>
          <w:bCs/>
          <w:sz w:val="28"/>
          <w:szCs w:val="28"/>
          <w:lang w:val="en-US"/>
        </w:rPr>
        <w:t>.6.</w:t>
      </w:r>
      <w:r w:rsidR="003E7CB8" w:rsidRPr="006218FD">
        <w:rPr>
          <w:rFonts w:ascii="Arial" w:hAnsi="Arial" w:cs="Arial"/>
          <w:bCs/>
          <w:sz w:val="28"/>
          <w:szCs w:val="28"/>
          <w:lang w:val="en-US"/>
        </w:rPr>
        <w:t xml:space="preserve"> All acts done by a meeting of the </w:t>
      </w:r>
      <w:r w:rsidR="003E7CB8" w:rsidRPr="00554182">
        <w:rPr>
          <w:rFonts w:ascii="Arial" w:hAnsi="Arial" w:cs="Arial"/>
          <w:bCs/>
          <w:sz w:val="28"/>
          <w:szCs w:val="28"/>
          <w:lang w:val="en-US"/>
        </w:rPr>
        <w:t xml:space="preserve">Management </w:t>
      </w:r>
      <w:r w:rsidR="003E7CB8" w:rsidRPr="006218FD">
        <w:rPr>
          <w:rFonts w:ascii="Arial" w:hAnsi="Arial" w:cs="Arial"/>
          <w:bCs/>
          <w:sz w:val="28"/>
          <w:szCs w:val="28"/>
          <w:lang w:val="en-US"/>
        </w:rPr>
        <w:t>Council must be valid</w:t>
      </w:r>
      <w:r w:rsidR="00EB366A" w:rsidRPr="00554182">
        <w:rPr>
          <w:rFonts w:ascii="Arial" w:hAnsi="Arial" w:cs="Arial"/>
          <w:bCs/>
          <w:sz w:val="28"/>
          <w:szCs w:val="28"/>
          <w:lang w:val="en-US"/>
        </w:rPr>
        <w:t>.</w:t>
      </w:r>
    </w:p>
    <w:p w14:paraId="39B65C42" w14:textId="77777777" w:rsidR="00780F9A" w:rsidRPr="00554182" w:rsidRDefault="00780F9A" w:rsidP="003E7CB8">
      <w:pPr>
        <w:spacing w:after="0" w:line="240" w:lineRule="auto"/>
        <w:ind w:firstLine="709"/>
        <w:jc w:val="both"/>
        <w:rPr>
          <w:rFonts w:ascii="Arial" w:hAnsi="Arial" w:cs="Arial"/>
          <w:bCs/>
          <w:sz w:val="28"/>
          <w:szCs w:val="28"/>
          <w:lang w:val="en-US"/>
        </w:rPr>
      </w:pPr>
    </w:p>
    <w:p w14:paraId="4C0E5569" w14:textId="7B4EFA61" w:rsidR="003E7CB8" w:rsidRPr="006218FD" w:rsidRDefault="00595AA6" w:rsidP="00E41C79">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1</w:t>
      </w:r>
      <w:r w:rsidR="00EB366A" w:rsidRPr="00554182">
        <w:rPr>
          <w:rFonts w:ascii="Arial" w:hAnsi="Arial" w:cs="Arial"/>
          <w:bCs/>
          <w:sz w:val="28"/>
          <w:szCs w:val="28"/>
          <w:lang w:val="en-US"/>
        </w:rPr>
        <w:t>.7.</w:t>
      </w:r>
      <w:r w:rsidR="003E7CB8" w:rsidRPr="006218FD">
        <w:rPr>
          <w:rFonts w:ascii="Arial" w:hAnsi="Arial" w:cs="Arial"/>
          <w:bCs/>
          <w:sz w:val="28"/>
          <w:szCs w:val="28"/>
          <w:lang w:val="en-US"/>
        </w:rPr>
        <w:t xml:space="preserve"> A member of the </w:t>
      </w:r>
      <w:r w:rsidR="00C51E06" w:rsidRPr="00554182">
        <w:rPr>
          <w:rFonts w:ascii="Arial" w:hAnsi="Arial" w:cs="Arial"/>
          <w:bCs/>
          <w:sz w:val="28"/>
          <w:szCs w:val="28"/>
          <w:lang w:val="en-US"/>
        </w:rPr>
        <w:t xml:space="preserve">Management </w:t>
      </w:r>
      <w:r w:rsidR="003E7CB8" w:rsidRPr="006218FD">
        <w:rPr>
          <w:rFonts w:ascii="Arial" w:hAnsi="Arial" w:cs="Arial"/>
          <w:bCs/>
          <w:sz w:val="28"/>
          <w:szCs w:val="28"/>
          <w:lang w:val="en-US"/>
        </w:rPr>
        <w:t>Council must not vote at a meeting on any resolution concerning a matter in which he has a direct or indirect conflict of interest. For the purposes of this clause, an interest of a member of the Council includes an interest of any person who is connected to the member of the Council.</w:t>
      </w:r>
    </w:p>
    <w:p w14:paraId="5CEF8AEA" w14:textId="77777777" w:rsidR="003E7CB8" w:rsidRPr="006218FD" w:rsidRDefault="003E7CB8" w:rsidP="003E7CB8">
      <w:pPr>
        <w:spacing w:after="0" w:line="240" w:lineRule="auto"/>
        <w:ind w:firstLine="709"/>
        <w:jc w:val="both"/>
        <w:rPr>
          <w:rFonts w:ascii="Arial" w:hAnsi="Arial" w:cs="Arial"/>
          <w:b/>
          <w:sz w:val="28"/>
          <w:szCs w:val="28"/>
          <w:lang w:val="en-US"/>
        </w:rPr>
      </w:pPr>
    </w:p>
    <w:p w14:paraId="6CB110D1" w14:textId="30B5480A"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2</w:t>
      </w:r>
      <w:r w:rsidRPr="00554182">
        <w:rPr>
          <w:rFonts w:ascii="Arial" w:hAnsi="Arial" w:cs="Arial"/>
          <w:b/>
          <w:sz w:val="28"/>
          <w:szCs w:val="28"/>
          <w:lang w:val="en-US"/>
        </w:rPr>
        <w:t>.</w:t>
      </w:r>
      <w:r w:rsidR="00992487" w:rsidRPr="00554182">
        <w:rPr>
          <w:rFonts w:ascii="Arial" w:hAnsi="Arial" w:cs="Arial"/>
          <w:b/>
          <w:sz w:val="28"/>
          <w:szCs w:val="28"/>
          <w:lang w:val="en-US"/>
        </w:rPr>
        <w:tab/>
        <w:t>MINUTES</w:t>
      </w:r>
    </w:p>
    <w:p w14:paraId="5FDF0BA6" w14:textId="77777777" w:rsidR="00EB366A" w:rsidRPr="00554182" w:rsidRDefault="00EB366A" w:rsidP="00726F79">
      <w:pPr>
        <w:spacing w:after="0" w:line="240" w:lineRule="auto"/>
        <w:ind w:firstLine="709"/>
        <w:jc w:val="both"/>
        <w:rPr>
          <w:rFonts w:ascii="Arial" w:hAnsi="Arial" w:cs="Arial"/>
          <w:b/>
          <w:sz w:val="28"/>
          <w:szCs w:val="28"/>
          <w:lang w:val="en-US"/>
        </w:rPr>
      </w:pPr>
    </w:p>
    <w:p w14:paraId="0ACEC489" w14:textId="67A63560" w:rsidR="00EB366A" w:rsidRPr="006218FD" w:rsidRDefault="00595AA6"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1</w:t>
      </w:r>
      <w:r w:rsidR="00560ECD" w:rsidRPr="00554182">
        <w:rPr>
          <w:rFonts w:ascii="Arial" w:hAnsi="Arial" w:cs="Arial"/>
          <w:bCs/>
          <w:sz w:val="28"/>
          <w:szCs w:val="28"/>
          <w:lang w:val="en-US"/>
        </w:rPr>
        <w:t>2</w:t>
      </w:r>
      <w:r w:rsidR="00EB366A" w:rsidRPr="00554182">
        <w:rPr>
          <w:rFonts w:ascii="Arial" w:hAnsi="Arial" w:cs="Arial"/>
          <w:bCs/>
          <w:sz w:val="28"/>
          <w:szCs w:val="28"/>
          <w:lang w:val="en-US"/>
        </w:rPr>
        <w:t xml:space="preserve">.1. </w:t>
      </w:r>
      <w:r w:rsidR="00EB366A" w:rsidRPr="006218FD">
        <w:rPr>
          <w:rFonts w:ascii="Arial" w:hAnsi="Arial" w:cs="Arial"/>
          <w:bCs/>
          <w:sz w:val="28"/>
          <w:szCs w:val="28"/>
          <w:lang w:val="en-US"/>
        </w:rPr>
        <w:t>The Council must cause minutes to be kept for recording:</w:t>
      </w:r>
    </w:p>
    <w:p w14:paraId="39567E75" w14:textId="77777777" w:rsidR="00EB366A" w:rsidRPr="006218FD" w:rsidRDefault="00EB366A"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a</w:t>
      </w:r>
      <w:r w:rsidRPr="006218FD">
        <w:rPr>
          <w:rFonts w:ascii="Arial" w:hAnsi="Arial" w:cs="Arial"/>
          <w:bCs/>
          <w:sz w:val="28"/>
          <w:szCs w:val="28"/>
          <w:lang w:val="en-US"/>
        </w:rPr>
        <w:t>) all appointments of officers made by the Council; and</w:t>
      </w:r>
    </w:p>
    <w:p w14:paraId="463E1B4E" w14:textId="77777777" w:rsidR="00EB366A" w:rsidRPr="006218FD" w:rsidRDefault="00EB366A"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b</w:t>
      </w:r>
      <w:r w:rsidRPr="006218FD">
        <w:rPr>
          <w:rFonts w:ascii="Arial" w:hAnsi="Arial" w:cs="Arial"/>
          <w:bCs/>
          <w:sz w:val="28"/>
          <w:szCs w:val="28"/>
          <w:lang w:val="en-US"/>
        </w:rPr>
        <w:t>) all proceedings at meetings of the Council, and of committees of Council, including the names of the Council present at each such meeting.</w:t>
      </w:r>
    </w:p>
    <w:p w14:paraId="57AA6024" w14:textId="77777777" w:rsidR="00EB366A" w:rsidRPr="006218FD" w:rsidRDefault="00EB366A" w:rsidP="00EB366A">
      <w:pPr>
        <w:spacing w:after="0" w:line="240" w:lineRule="auto"/>
        <w:ind w:firstLine="709"/>
        <w:jc w:val="both"/>
        <w:rPr>
          <w:rFonts w:ascii="Arial" w:hAnsi="Arial" w:cs="Arial"/>
          <w:b/>
          <w:sz w:val="28"/>
          <w:szCs w:val="28"/>
          <w:lang w:val="en-US"/>
        </w:rPr>
      </w:pPr>
    </w:p>
    <w:p w14:paraId="3E3738FE" w14:textId="5B7382DD"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3</w:t>
      </w:r>
      <w:r w:rsidR="00992487" w:rsidRPr="00554182">
        <w:rPr>
          <w:rFonts w:ascii="Arial" w:hAnsi="Arial" w:cs="Arial"/>
          <w:b/>
          <w:sz w:val="28"/>
          <w:szCs w:val="28"/>
          <w:lang w:val="en-US"/>
        </w:rPr>
        <w:t>.</w:t>
      </w:r>
      <w:r w:rsidR="00992487" w:rsidRPr="00554182">
        <w:rPr>
          <w:rFonts w:ascii="Arial" w:hAnsi="Arial" w:cs="Arial"/>
          <w:b/>
          <w:sz w:val="28"/>
          <w:szCs w:val="28"/>
          <w:lang w:val="en-US"/>
        </w:rPr>
        <w:tab/>
        <w:t>SECRETARY</w:t>
      </w:r>
    </w:p>
    <w:p w14:paraId="67924209" w14:textId="77777777" w:rsidR="00EB366A" w:rsidRPr="006218FD" w:rsidRDefault="00EB366A" w:rsidP="00EB366A">
      <w:pPr>
        <w:spacing w:after="0" w:line="240" w:lineRule="auto"/>
        <w:ind w:firstLine="709"/>
        <w:jc w:val="both"/>
        <w:rPr>
          <w:rFonts w:ascii="Arial" w:hAnsi="Arial" w:cs="Arial"/>
          <w:bCs/>
          <w:sz w:val="28"/>
          <w:szCs w:val="28"/>
          <w:lang w:val="en-US"/>
        </w:rPr>
      </w:pPr>
    </w:p>
    <w:p w14:paraId="70FC4455" w14:textId="77777777" w:rsidR="00EB366A" w:rsidRPr="006218FD" w:rsidRDefault="00F70E48" w:rsidP="00EB366A">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 xml:space="preserve">The </w:t>
      </w:r>
      <w:r w:rsidR="00EB366A" w:rsidRPr="00554182">
        <w:rPr>
          <w:rFonts w:ascii="Arial" w:hAnsi="Arial" w:cs="Arial"/>
          <w:bCs/>
          <w:sz w:val="28"/>
          <w:szCs w:val="28"/>
          <w:lang w:val="en-US"/>
        </w:rPr>
        <w:t>Chairman of the Management Council</w:t>
      </w:r>
      <w:r w:rsidR="00EB366A" w:rsidRPr="006218FD">
        <w:rPr>
          <w:rFonts w:ascii="Arial" w:hAnsi="Arial" w:cs="Arial"/>
          <w:bCs/>
          <w:sz w:val="28"/>
          <w:szCs w:val="28"/>
          <w:lang w:val="en-US"/>
        </w:rPr>
        <w:t xml:space="preserve"> may (but need not) appoint and remove a secretary and must decide on the terms, remuneration and conditions of appointment. </w:t>
      </w:r>
    </w:p>
    <w:p w14:paraId="18D674C1" w14:textId="77777777" w:rsidR="00EB366A" w:rsidRPr="00554182" w:rsidRDefault="00EB366A" w:rsidP="00575BAF">
      <w:pPr>
        <w:spacing w:after="0" w:line="240" w:lineRule="auto"/>
        <w:jc w:val="both"/>
        <w:rPr>
          <w:rFonts w:ascii="Arial" w:hAnsi="Arial" w:cs="Arial"/>
          <w:b/>
          <w:sz w:val="28"/>
          <w:szCs w:val="28"/>
          <w:lang w:val="en-US"/>
        </w:rPr>
      </w:pPr>
    </w:p>
    <w:p w14:paraId="7649DDF6" w14:textId="61061E5F" w:rsidR="00197C5D"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4</w:t>
      </w:r>
      <w:r w:rsidR="00992487" w:rsidRPr="00554182">
        <w:rPr>
          <w:rFonts w:ascii="Arial" w:hAnsi="Arial" w:cs="Arial"/>
          <w:b/>
          <w:sz w:val="28"/>
          <w:szCs w:val="28"/>
          <w:lang w:val="en-US"/>
        </w:rPr>
        <w:t>.</w:t>
      </w:r>
      <w:r w:rsidR="00992487" w:rsidRPr="00554182">
        <w:rPr>
          <w:rFonts w:ascii="Arial" w:hAnsi="Arial" w:cs="Arial"/>
          <w:b/>
          <w:sz w:val="28"/>
          <w:szCs w:val="28"/>
          <w:lang w:val="en-US"/>
        </w:rPr>
        <w:tab/>
        <w:t>FOUNDATION PROPERTY</w:t>
      </w:r>
      <w:r w:rsidR="00E41C79" w:rsidRPr="00554182">
        <w:rPr>
          <w:rFonts w:ascii="Arial" w:hAnsi="Arial" w:cs="Arial"/>
          <w:b/>
          <w:sz w:val="28"/>
          <w:szCs w:val="28"/>
          <w:lang w:val="en-US"/>
        </w:rPr>
        <w:t xml:space="preserve"> AND INCOME</w:t>
      </w:r>
    </w:p>
    <w:p w14:paraId="0AD51C02" w14:textId="77777777" w:rsidR="00197C5D" w:rsidRPr="00554182" w:rsidRDefault="00197C5D" w:rsidP="00726F79">
      <w:pPr>
        <w:spacing w:after="0" w:line="240" w:lineRule="auto"/>
        <w:ind w:firstLine="709"/>
        <w:jc w:val="both"/>
        <w:rPr>
          <w:rFonts w:ascii="Arial" w:hAnsi="Arial" w:cs="Arial"/>
          <w:b/>
          <w:sz w:val="28"/>
          <w:szCs w:val="28"/>
          <w:lang w:val="en-US"/>
        </w:rPr>
      </w:pPr>
    </w:p>
    <w:p w14:paraId="2CA03319" w14:textId="4AB7B7BF" w:rsidR="00197C5D" w:rsidRPr="00554182" w:rsidRDefault="00595AA6" w:rsidP="00197C5D">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w:t>
      </w:r>
      <w:r w:rsidR="00560ECD" w:rsidRPr="00554182">
        <w:rPr>
          <w:rFonts w:ascii="Arial" w:hAnsi="Arial" w:cs="Arial"/>
          <w:sz w:val="28"/>
          <w:szCs w:val="28"/>
          <w:lang w:val="en-US"/>
        </w:rPr>
        <w:t>4</w:t>
      </w:r>
      <w:r w:rsidR="00197C5D" w:rsidRPr="00554182">
        <w:rPr>
          <w:rFonts w:ascii="Arial" w:hAnsi="Arial" w:cs="Arial"/>
          <w:sz w:val="28"/>
          <w:szCs w:val="28"/>
          <w:lang w:val="en-US"/>
        </w:rPr>
        <w:t>.1.</w:t>
      </w:r>
      <w:r w:rsidR="00575BAF" w:rsidRPr="00554182">
        <w:rPr>
          <w:rFonts w:ascii="Arial" w:hAnsi="Arial" w:cs="Arial"/>
          <w:sz w:val="28"/>
          <w:szCs w:val="28"/>
          <w:lang w:val="en-US"/>
        </w:rPr>
        <w:t xml:space="preserve"> </w:t>
      </w:r>
      <w:r w:rsidR="00197C5D" w:rsidRPr="00554182">
        <w:rPr>
          <w:rFonts w:ascii="Arial" w:hAnsi="Arial" w:cs="Arial"/>
          <w:sz w:val="28"/>
          <w:szCs w:val="28"/>
          <w:lang w:val="en-US"/>
        </w:rPr>
        <w:t xml:space="preserve">The </w:t>
      </w:r>
      <w:r w:rsidR="00560ECD" w:rsidRPr="00554182">
        <w:rPr>
          <w:rFonts w:ascii="Arial" w:hAnsi="Arial" w:cs="Arial"/>
          <w:sz w:val="28"/>
          <w:szCs w:val="28"/>
          <w:lang w:val="en-US"/>
        </w:rPr>
        <w:t>F</w:t>
      </w:r>
      <w:r w:rsidR="00EF5FC1" w:rsidRPr="00554182">
        <w:rPr>
          <w:rFonts w:ascii="Arial" w:hAnsi="Arial" w:cs="Arial"/>
          <w:sz w:val="28"/>
          <w:szCs w:val="28"/>
          <w:lang w:val="en-US"/>
        </w:rPr>
        <w:t>unds</w:t>
      </w:r>
      <w:r w:rsidR="00197C5D" w:rsidRPr="00554182">
        <w:rPr>
          <w:rFonts w:ascii="Arial" w:hAnsi="Arial" w:cs="Arial"/>
          <w:sz w:val="28"/>
          <w:szCs w:val="28"/>
          <w:lang w:val="en-US"/>
        </w:rPr>
        <w:t xml:space="preserve"> and </w:t>
      </w:r>
      <w:r w:rsidR="00EF5FC1" w:rsidRPr="00554182">
        <w:rPr>
          <w:rFonts w:ascii="Arial" w:hAnsi="Arial" w:cs="Arial"/>
          <w:sz w:val="28"/>
          <w:szCs w:val="28"/>
          <w:lang w:val="en-US"/>
        </w:rPr>
        <w:t>P</w:t>
      </w:r>
      <w:r w:rsidR="00197C5D" w:rsidRPr="00554182">
        <w:rPr>
          <w:rFonts w:ascii="Arial" w:hAnsi="Arial" w:cs="Arial"/>
          <w:sz w:val="28"/>
          <w:szCs w:val="28"/>
          <w:lang w:val="en-US"/>
        </w:rPr>
        <w:t>roperty of the Foundation must be under the control of the Management Council. The Management Council may</w:t>
      </w:r>
      <w:del w:id="211" w:author="Проект новой редакции" w:date="2026-10-23T13:45:00Z">
        <w:r w:rsidR="00197C5D" w:rsidRPr="00554182">
          <w:rPr>
            <w:rFonts w:ascii="Arial" w:hAnsi="Arial" w:cs="Arial"/>
            <w:sz w:val="28"/>
            <w:szCs w:val="28"/>
            <w:lang w:val="en-US"/>
          </w:rPr>
          <w:delText xml:space="preserve"> subject to the approval of the Supreme Guardian</w:delText>
        </w:r>
      </w:del>
      <w:r w:rsidR="00197C5D" w:rsidRPr="00554182">
        <w:rPr>
          <w:rFonts w:ascii="Arial" w:hAnsi="Arial" w:cs="Arial"/>
          <w:sz w:val="28"/>
          <w:szCs w:val="28"/>
          <w:lang w:val="en-US"/>
        </w:rPr>
        <w:t>:</w:t>
      </w:r>
    </w:p>
    <w:p w14:paraId="18D50CAB" w14:textId="38700D15" w:rsidR="00197C5D" w:rsidRPr="00554182" w:rsidRDefault="00197C5D" w:rsidP="00197C5D">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a) determine how the property of the Foundation is applied and used;</w:t>
      </w:r>
      <w:ins w:id="212" w:author="Проект новой редакции" w:date="2026-10-23T13:45:00Z">
        <w:r w:rsidR="00FD1683">
          <w:rPr>
            <w:rFonts w:ascii="Arial" w:hAnsi="Arial" w:cs="Arial"/>
            <w:sz w:val="28"/>
            <w:szCs w:val="28"/>
            <w:lang w:val="en-US"/>
          </w:rPr>
          <w:t xml:space="preserve"> decisions on acquisition, disposal and use of Fixed Assets of the Foundation with a value exceeding eight thousand times the monthly calculation index established for the relevant financial year are taken by the Management Council with notification of the Supreme Guardian in accordance with paragraph 3.11;</w:t>
        </w:r>
      </w:ins>
    </w:p>
    <w:p w14:paraId="4053B3A5" w14:textId="6052100E" w:rsidR="00197C5D" w:rsidRPr="00554182" w:rsidRDefault="00FD1683" w:rsidP="00197C5D">
      <w:pPr>
        <w:spacing w:after="0" w:line="240" w:lineRule="auto"/>
        <w:ind w:firstLine="709"/>
        <w:jc w:val="both"/>
        <w:rPr>
          <w:rFonts w:ascii="Arial" w:hAnsi="Arial" w:cs="Arial"/>
          <w:sz w:val="28"/>
          <w:szCs w:val="28"/>
          <w:lang w:val="en-US"/>
        </w:rPr>
      </w:pPr>
      <w:ins w:id="213" w:author="Проект новой редакции" w:date="2026-10-23T13:45:00Z">
        <w:r>
          <w:rPr>
            <w:rFonts w:ascii="Arial" w:hAnsi="Arial" w:cs="Arial"/>
            <w:sz w:val="28"/>
            <w:szCs w:val="28"/>
            <w:lang w:val="en-US"/>
          </w:rPr>
          <w:t>b) subject to the approval of the Supreme Guardian,</w:t>
        </w:r>
      </w:ins>
      <w:del w:id="214" w:author="Проект новой редакции" w:date="2026-10-23T13:45:00Z">
        <w:r w:rsidR="00197C5D" w:rsidRPr="00554182">
          <w:rPr>
            <w:rFonts w:ascii="Arial" w:hAnsi="Arial" w:cs="Arial"/>
            <w:sz w:val="28"/>
            <w:szCs w:val="28"/>
            <w:lang w:val="en-US"/>
          </w:rPr>
          <w:delText>b)</w:delText>
        </w:r>
      </w:del>
      <w:r w:rsidR="00197C5D" w:rsidRPr="00554182">
        <w:rPr>
          <w:rFonts w:ascii="Arial" w:hAnsi="Arial" w:cs="Arial"/>
          <w:sz w:val="28"/>
          <w:szCs w:val="28"/>
          <w:lang w:val="en-US"/>
        </w:rPr>
        <w:t xml:space="preserve"> determine whether or not the net income </w:t>
      </w:r>
      <w:r w:rsidR="00560ECD" w:rsidRPr="00554182">
        <w:rPr>
          <w:rFonts w:ascii="Arial" w:hAnsi="Arial" w:cs="Arial"/>
          <w:sz w:val="28"/>
          <w:szCs w:val="28"/>
          <w:lang w:val="en-US"/>
        </w:rPr>
        <w:t>from the F</w:t>
      </w:r>
      <w:r w:rsidR="00EF5FC1" w:rsidRPr="00554182">
        <w:rPr>
          <w:rFonts w:ascii="Arial" w:hAnsi="Arial" w:cs="Arial"/>
          <w:sz w:val="28"/>
          <w:szCs w:val="28"/>
          <w:lang w:val="en-US"/>
        </w:rPr>
        <w:t xml:space="preserve">unds </w:t>
      </w:r>
      <w:r w:rsidR="00197C5D" w:rsidRPr="00554182">
        <w:rPr>
          <w:rFonts w:ascii="Arial" w:hAnsi="Arial" w:cs="Arial"/>
          <w:sz w:val="28"/>
          <w:szCs w:val="28"/>
          <w:lang w:val="en-US"/>
        </w:rPr>
        <w:t>of the Foundation</w:t>
      </w:r>
      <w:ins w:id="215" w:author="Проект новой редакции" w:date="2026-10-23T13:45:00Z">
        <w:r>
          <w:rPr>
            <w:rFonts w:ascii="Arial" w:hAnsi="Arial" w:cs="Arial"/>
            <w:sz w:val="28"/>
            <w:szCs w:val="28"/>
            <w:lang w:val="en-US"/>
          </w:rPr>
          <w:t xml:space="preserve"> is</w:t>
        </w:r>
      </w:ins>
      <w:r w:rsidR="00197C5D" w:rsidRPr="00554182">
        <w:rPr>
          <w:rFonts w:ascii="Arial" w:hAnsi="Arial" w:cs="Arial"/>
          <w:sz w:val="28"/>
          <w:szCs w:val="28"/>
          <w:lang w:val="en-US"/>
        </w:rPr>
        <w:t xml:space="preserve"> </w:t>
      </w:r>
      <w:r w:rsidR="00EF5FC1" w:rsidRPr="00554182">
        <w:rPr>
          <w:rFonts w:ascii="Arial" w:hAnsi="Arial" w:cs="Arial"/>
          <w:sz w:val="28"/>
          <w:szCs w:val="28"/>
          <w:lang w:val="en-US"/>
        </w:rPr>
        <w:t>distributed each year to</w:t>
      </w:r>
      <w:r w:rsidR="00E41C79" w:rsidRPr="00554182">
        <w:rPr>
          <w:rFonts w:ascii="Arial" w:hAnsi="Arial" w:cs="Arial"/>
          <w:sz w:val="28"/>
          <w:szCs w:val="28"/>
          <w:lang w:val="en-US"/>
        </w:rPr>
        <w:t xml:space="preserve"> achieve Foundation’s objects and functions</w:t>
      </w:r>
      <w:r w:rsidR="00EF5FC1" w:rsidRPr="00554182">
        <w:rPr>
          <w:rFonts w:ascii="Arial" w:hAnsi="Arial" w:cs="Arial"/>
          <w:sz w:val="28"/>
          <w:szCs w:val="28"/>
          <w:lang w:val="en-US"/>
        </w:rPr>
        <w:t>, including bonuses for Management Council</w:t>
      </w:r>
      <w:ins w:id="216" w:author="Проект новой редакции" w:date="2026-10-23T13:45:00Z">
        <w:r>
          <w:rPr>
            <w:rFonts w:ascii="Arial" w:hAnsi="Arial" w:cs="Arial"/>
            <w:sz w:val="28"/>
            <w:szCs w:val="28"/>
            <w:lang w:val="en-US"/>
          </w:rPr>
          <w:t xml:space="preserve"> members</w:t>
        </w:r>
      </w:ins>
      <w:r w:rsidR="00EF5FC1" w:rsidRPr="00554182">
        <w:rPr>
          <w:rFonts w:ascii="Arial" w:hAnsi="Arial" w:cs="Arial"/>
          <w:sz w:val="28"/>
          <w:szCs w:val="28"/>
          <w:lang w:val="en-US"/>
        </w:rPr>
        <w:t>.</w:t>
      </w:r>
    </w:p>
    <w:p w14:paraId="473EE551" w14:textId="77777777" w:rsidR="00197C5D" w:rsidRPr="00554182" w:rsidRDefault="00FD1683" w:rsidP="00197C5D">
      <w:pPr>
        <w:spacing w:after="0" w:line="240" w:lineRule="auto"/>
        <w:ind w:firstLine="709"/>
        <w:jc w:val="both"/>
        <w:rPr>
          <w:ins w:id="217" w:author="Проект новой редакции" w:date="2026-10-23T13:45:00Z"/>
          <w:rFonts w:ascii="Arial" w:hAnsi="Arial" w:cs="Arial"/>
          <w:sz w:val="28"/>
          <w:szCs w:val="28"/>
          <w:lang w:val="en-US"/>
        </w:rPr>
      </w:pPr>
      <w:ins w:id="218" w:author="Проект новой редакции" w:date="2026-10-23T13:45:00Z">
        <w:r>
          <w:rPr>
            <w:rFonts w:ascii="Arial" w:hAnsi="Arial" w:cs="Arial"/>
            <w:sz w:val="28"/>
            <w:szCs w:val="28"/>
            <w:lang w:val="en-US"/>
          </w:rPr>
          <w:t>Operational expenses of the Foundation, as well as acquisition, disposal and use of Fixed Assets with a value up to the amount specified in sub-paragraph a) of this paragraph, within the approved budget of the Foundation are made by decision of the Chairman of the Management Council without agreement with the Supreme Guardian.</w:t>
        </w:r>
      </w:ins>
    </w:p>
    <w:p w14:paraId="52492807" w14:textId="77777777" w:rsidR="00780F9A" w:rsidRPr="00554182" w:rsidRDefault="00780F9A" w:rsidP="00197C5D">
      <w:pPr>
        <w:spacing w:after="0" w:line="240" w:lineRule="auto"/>
        <w:ind w:firstLine="709"/>
        <w:jc w:val="both"/>
        <w:rPr>
          <w:rFonts w:ascii="Arial" w:hAnsi="Arial" w:cs="Arial"/>
          <w:sz w:val="28"/>
          <w:szCs w:val="28"/>
          <w:lang w:val="en-US"/>
        </w:rPr>
      </w:pPr>
    </w:p>
    <w:p w14:paraId="661F8B45" w14:textId="233C08A2" w:rsidR="00197C5D" w:rsidRPr="00554182" w:rsidRDefault="00595AA6" w:rsidP="00197C5D">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w:t>
      </w:r>
      <w:r w:rsidR="00560ECD" w:rsidRPr="00554182">
        <w:rPr>
          <w:rFonts w:ascii="Arial" w:hAnsi="Arial" w:cs="Arial"/>
          <w:sz w:val="28"/>
          <w:szCs w:val="28"/>
          <w:lang w:val="en-US"/>
        </w:rPr>
        <w:t>4</w:t>
      </w:r>
      <w:r w:rsidR="00197C5D" w:rsidRPr="00554182">
        <w:rPr>
          <w:rFonts w:ascii="Arial" w:hAnsi="Arial" w:cs="Arial"/>
          <w:sz w:val="28"/>
          <w:szCs w:val="28"/>
          <w:lang w:val="en-US"/>
        </w:rPr>
        <w:t>.2 Upon the termination (winding up or dissolution) of the Foundation, the whole of the property then held by the Foundation must be applied, after discharge of any outstanding liabilities of the Foundation, to the Default Recipient.</w:t>
      </w:r>
    </w:p>
    <w:p w14:paraId="76444BC3" w14:textId="77777777" w:rsidR="00780F9A" w:rsidRPr="00554182" w:rsidRDefault="00780F9A" w:rsidP="00197C5D">
      <w:pPr>
        <w:spacing w:after="0" w:line="240" w:lineRule="auto"/>
        <w:ind w:firstLine="709"/>
        <w:jc w:val="both"/>
        <w:rPr>
          <w:rFonts w:ascii="Arial" w:hAnsi="Arial" w:cs="Arial"/>
          <w:sz w:val="28"/>
          <w:szCs w:val="28"/>
          <w:lang w:val="en-US"/>
        </w:rPr>
      </w:pPr>
    </w:p>
    <w:p w14:paraId="4B0FF8EA" w14:textId="0AB47B11" w:rsidR="00C752B1" w:rsidRPr="00554182" w:rsidRDefault="00595AA6" w:rsidP="00C752B1">
      <w:pPr>
        <w:spacing w:after="0" w:line="240" w:lineRule="auto"/>
        <w:ind w:firstLine="709"/>
        <w:jc w:val="both"/>
        <w:rPr>
          <w:rFonts w:ascii="Arial" w:hAnsi="Arial" w:cs="Arial"/>
          <w:sz w:val="28"/>
          <w:szCs w:val="28"/>
          <w:lang w:val="en-US"/>
        </w:rPr>
      </w:pPr>
      <w:r w:rsidRPr="00554182">
        <w:rPr>
          <w:rFonts w:ascii="Arial" w:hAnsi="Arial" w:cs="Arial"/>
          <w:sz w:val="28"/>
          <w:szCs w:val="28"/>
          <w:lang w:val="en-US"/>
        </w:rPr>
        <w:t>1</w:t>
      </w:r>
      <w:r w:rsidR="00560ECD" w:rsidRPr="00554182">
        <w:rPr>
          <w:rFonts w:ascii="Arial" w:hAnsi="Arial" w:cs="Arial"/>
          <w:sz w:val="28"/>
          <w:szCs w:val="28"/>
          <w:lang w:val="en-US"/>
        </w:rPr>
        <w:t>4</w:t>
      </w:r>
      <w:r w:rsidR="00197C5D" w:rsidRPr="00554182">
        <w:rPr>
          <w:rFonts w:ascii="Arial" w:hAnsi="Arial" w:cs="Arial"/>
          <w:sz w:val="28"/>
          <w:szCs w:val="28"/>
          <w:lang w:val="en-US"/>
        </w:rPr>
        <w:t>.3. Foundation m</w:t>
      </w:r>
      <w:r w:rsidR="00DE5CBD" w:rsidRPr="00554182">
        <w:rPr>
          <w:rFonts w:ascii="Arial" w:hAnsi="Arial" w:cs="Arial"/>
          <w:sz w:val="28"/>
          <w:szCs w:val="28"/>
          <w:lang w:val="en-US"/>
        </w:rPr>
        <w:t>ay receive any property, assets</w:t>
      </w:r>
      <w:r w:rsidR="00197C5D" w:rsidRPr="00554182">
        <w:rPr>
          <w:rFonts w:ascii="Arial" w:hAnsi="Arial" w:cs="Arial"/>
          <w:sz w:val="28"/>
          <w:szCs w:val="28"/>
          <w:lang w:val="en-US"/>
        </w:rPr>
        <w:t xml:space="preserve"> </w:t>
      </w:r>
      <w:r w:rsidR="00DE5CBD" w:rsidRPr="00554182">
        <w:rPr>
          <w:rFonts w:ascii="Arial" w:hAnsi="Arial" w:cs="Arial"/>
          <w:sz w:val="28"/>
          <w:szCs w:val="28"/>
          <w:lang w:val="en-US"/>
        </w:rPr>
        <w:t>and donations</w:t>
      </w:r>
      <w:r w:rsidR="00197C5D" w:rsidRPr="00554182">
        <w:rPr>
          <w:rFonts w:ascii="Arial" w:hAnsi="Arial" w:cs="Arial"/>
          <w:sz w:val="28"/>
          <w:szCs w:val="28"/>
          <w:lang w:val="en-US"/>
        </w:rPr>
        <w:t xml:space="preserve"> for the purpose of reaching its object</w:t>
      </w:r>
      <w:r w:rsidR="00780F9A" w:rsidRPr="00554182">
        <w:rPr>
          <w:rFonts w:ascii="Arial" w:hAnsi="Arial" w:cs="Arial"/>
          <w:sz w:val="28"/>
          <w:szCs w:val="28"/>
          <w:lang w:val="en-US"/>
        </w:rPr>
        <w:t>s</w:t>
      </w:r>
      <w:r w:rsidR="00197C5D" w:rsidRPr="00554182">
        <w:rPr>
          <w:rFonts w:ascii="Arial" w:hAnsi="Arial" w:cs="Arial"/>
          <w:sz w:val="28"/>
          <w:szCs w:val="28"/>
          <w:lang w:val="en-US"/>
        </w:rPr>
        <w:t xml:space="preserve"> and for the purpose of Foundation’s proper operation from any </w:t>
      </w:r>
      <w:r w:rsidR="00A63A40" w:rsidRPr="00554182">
        <w:rPr>
          <w:rFonts w:ascii="Arial" w:hAnsi="Arial" w:cs="Arial"/>
          <w:sz w:val="28"/>
          <w:szCs w:val="28"/>
          <w:lang w:val="en-US"/>
        </w:rPr>
        <w:t>C</w:t>
      </w:r>
      <w:r w:rsidR="00197C5D" w:rsidRPr="00554182">
        <w:rPr>
          <w:rFonts w:ascii="Arial" w:hAnsi="Arial" w:cs="Arial"/>
          <w:sz w:val="28"/>
          <w:szCs w:val="28"/>
          <w:lang w:val="en-US"/>
        </w:rPr>
        <w:t>ontributor.</w:t>
      </w:r>
    </w:p>
    <w:p w14:paraId="12331C8A" w14:textId="77777777" w:rsidR="00197C5D" w:rsidRPr="00554182" w:rsidRDefault="00197C5D" w:rsidP="00726F79">
      <w:pPr>
        <w:spacing w:after="0" w:line="240" w:lineRule="auto"/>
        <w:ind w:firstLine="709"/>
        <w:jc w:val="both"/>
        <w:rPr>
          <w:rFonts w:ascii="Arial" w:hAnsi="Arial" w:cs="Arial"/>
          <w:sz w:val="28"/>
          <w:szCs w:val="28"/>
          <w:lang w:val="en-US"/>
        </w:rPr>
      </w:pPr>
    </w:p>
    <w:p w14:paraId="4DDAA789" w14:textId="29B509D3"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5</w:t>
      </w:r>
      <w:r w:rsidR="004F6811" w:rsidRPr="00554182">
        <w:rPr>
          <w:rFonts w:ascii="Arial" w:hAnsi="Arial" w:cs="Arial"/>
          <w:b/>
          <w:sz w:val="28"/>
          <w:szCs w:val="28"/>
          <w:lang w:val="en-US"/>
        </w:rPr>
        <w:t>.</w:t>
      </w:r>
      <w:r w:rsidR="00992487" w:rsidRPr="00554182">
        <w:rPr>
          <w:rFonts w:ascii="Arial" w:hAnsi="Arial" w:cs="Arial"/>
          <w:b/>
          <w:sz w:val="28"/>
          <w:szCs w:val="28"/>
          <w:lang w:val="en-US"/>
        </w:rPr>
        <w:tab/>
        <w:t>AMENDMENT OF THESE BY-LAWS</w:t>
      </w:r>
    </w:p>
    <w:p w14:paraId="5859FE99" w14:textId="77777777" w:rsidR="00726F79" w:rsidRPr="00554182" w:rsidRDefault="00726F79" w:rsidP="00726F79">
      <w:pPr>
        <w:spacing w:after="0" w:line="240" w:lineRule="auto"/>
        <w:ind w:firstLine="709"/>
        <w:jc w:val="both"/>
        <w:rPr>
          <w:rFonts w:ascii="Arial" w:hAnsi="Arial" w:cs="Arial"/>
          <w:b/>
          <w:sz w:val="28"/>
          <w:szCs w:val="28"/>
          <w:lang w:val="en-US"/>
        </w:rPr>
      </w:pPr>
    </w:p>
    <w:p w14:paraId="0F890688" w14:textId="77777777" w:rsidR="00197C5D" w:rsidRPr="006218FD" w:rsidRDefault="00197C5D" w:rsidP="00197C5D">
      <w:pPr>
        <w:spacing w:after="0" w:line="240" w:lineRule="auto"/>
        <w:ind w:firstLine="709"/>
        <w:jc w:val="both"/>
        <w:rPr>
          <w:rFonts w:ascii="Arial" w:hAnsi="Arial" w:cs="Arial"/>
          <w:bCs/>
          <w:sz w:val="28"/>
          <w:szCs w:val="28"/>
          <w:lang w:val="en-US"/>
        </w:rPr>
      </w:pPr>
      <w:r w:rsidRPr="006218FD">
        <w:rPr>
          <w:rFonts w:ascii="Arial" w:hAnsi="Arial" w:cs="Arial"/>
          <w:bCs/>
          <w:sz w:val="28"/>
          <w:szCs w:val="28"/>
          <w:lang w:val="en-US"/>
        </w:rPr>
        <w:t>Subject to the</w:t>
      </w:r>
      <w:r w:rsidRPr="00554182">
        <w:rPr>
          <w:rFonts w:ascii="Arial" w:hAnsi="Arial" w:cs="Arial"/>
          <w:bCs/>
          <w:sz w:val="28"/>
          <w:szCs w:val="28"/>
          <w:lang w:val="en-US"/>
        </w:rPr>
        <w:t xml:space="preserve"> Charte</w:t>
      </w:r>
      <w:r w:rsidR="00575BAF" w:rsidRPr="00554182">
        <w:rPr>
          <w:rFonts w:ascii="Arial" w:hAnsi="Arial" w:cs="Arial"/>
          <w:bCs/>
          <w:sz w:val="28"/>
          <w:szCs w:val="28"/>
          <w:lang w:val="en-US"/>
        </w:rPr>
        <w:t>r</w:t>
      </w:r>
      <w:r w:rsidRPr="006218FD">
        <w:rPr>
          <w:rFonts w:ascii="Arial" w:hAnsi="Arial" w:cs="Arial"/>
          <w:bCs/>
          <w:sz w:val="28"/>
          <w:szCs w:val="28"/>
          <w:lang w:val="en-US"/>
        </w:rPr>
        <w:t xml:space="preserve"> and sections 16(11) and 22(2) of the Regulations, these By-laws may be amended by:</w:t>
      </w:r>
    </w:p>
    <w:p w14:paraId="16CC45CF" w14:textId="77777777" w:rsidR="00197C5D" w:rsidRPr="00554182" w:rsidRDefault="00197C5D" w:rsidP="00CC5323">
      <w:pPr>
        <w:spacing w:after="0" w:line="240" w:lineRule="auto"/>
        <w:ind w:firstLine="709"/>
        <w:jc w:val="both"/>
        <w:rPr>
          <w:rFonts w:ascii="Arial" w:hAnsi="Arial" w:cs="Arial"/>
          <w:sz w:val="28"/>
          <w:szCs w:val="28"/>
          <w:lang w:val="en-US"/>
        </w:rPr>
      </w:pPr>
      <w:r w:rsidRPr="006218FD">
        <w:rPr>
          <w:rFonts w:ascii="Arial" w:hAnsi="Arial" w:cs="Arial"/>
          <w:bCs/>
          <w:sz w:val="28"/>
          <w:szCs w:val="28"/>
          <w:lang w:val="en-US"/>
        </w:rPr>
        <w:t xml:space="preserve">a) the Founder (if living or in existence) at any time by notice in writing to the Foundation </w:t>
      </w:r>
      <w:r w:rsidR="00CC5323" w:rsidRPr="00554182">
        <w:rPr>
          <w:rFonts w:ascii="Arial" w:hAnsi="Arial" w:cs="Arial"/>
          <w:sz w:val="28"/>
          <w:szCs w:val="28"/>
          <w:lang w:val="en-US"/>
        </w:rPr>
        <w:t>in whole or in part after the consultation and written consent of the Supreme Guardian and or Guardian Council;</w:t>
      </w:r>
    </w:p>
    <w:p w14:paraId="26EE0C0F" w14:textId="741AB308" w:rsidR="00197C5D" w:rsidRPr="006218FD" w:rsidRDefault="00E41C79" w:rsidP="00197C5D">
      <w:pPr>
        <w:spacing w:after="0" w:line="240" w:lineRule="auto"/>
        <w:ind w:firstLine="709"/>
        <w:jc w:val="both"/>
        <w:rPr>
          <w:rFonts w:ascii="Arial" w:hAnsi="Arial" w:cs="Arial"/>
          <w:bCs/>
          <w:sz w:val="28"/>
          <w:szCs w:val="28"/>
          <w:lang w:val="en-US"/>
        </w:rPr>
      </w:pPr>
      <w:r w:rsidRPr="00554182">
        <w:rPr>
          <w:rFonts w:ascii="Arial" w:hAnsi="Arial" w:cs="Arial"/>
          <w:bCs/>
          <w:sz w:val="28"/>
          <w:szCs w:val="28"/>
          <w:lang w:val="en-US"/>
        </w:rPr>
        <w:t>b</w:t>
      </w:r>
      <w:r w:rsidR="00197C5D" w:rsidRPr="006218FD">
        <w:rPr>
          <w:rFonts w:ascii="Arial" w:hAnsi="Arial" w:cs="Arial"/>
          <w:bCs/>
          <w:sz w:val="28"/>
          <w:szCs w:val="28"/>
          <w:lang w:val="en-US"/>
        </w:rPr>
        <w:t>) by the Court pursuant to section 40 of the Regulations.</w:t>
      </w:r>
    </w:p>
    <w:p w14:paraId="155151ED" w14:textId="77777777" w:rsidR="00197C5D" w:rsidRPr="00554182" w:rsidRDefault="00197C5D" w:rsidP="00726F79">
      <w:pPr>
        <w:spacing w:after="0" w:line="240" w:lineRule="auto"/>
        <w:ind w:firstLine="709"/>
        <w:jc w:val="both"/>
        <w:rPr>
          <w:rFonts w:ascii="Arial" w:hAnsi="Arial" w:cs="Arial"/>
          <w:b/>
          <w:sz w:val="28"/>
          <w:szCs w:val="28"/>
          <w:lang w:val="en-US"/>
        </w:rPr>
      </w:pPr>
    </w:p>
    <w:p w14:paraId="6BC0A698" w14:textId="302E4FFA" w:rsidR="00992487" w:rsidRPr="00554182" w:rsidRDefault="00595AA6" w:rsidP="00F85CA3">
      <w:pPr>
        <w:spacing w:after="0" w:line="240" w:lineRule="auto"/>
        <w:jc w:val="center"/>
        <w:rPr>
          <w:rFonts w:ascii="Arial" w:hAnsi="Arial" w:cs="Arial"/>
          <w:b/>
          <w:sz w:val="28"/>
          <w:szCs w:val="28"/>
          <w:lang w:val="en-US"/>
        </w:rPr>
      </w:pPr>
      <w:r w:rsidRPr="00554182">
        <w:rPr>
          <w:rFonts w:ascii="Arial" w:hAnsi="Arial" w:cs="Arial"/>
          <w:b/>
          <w:sz w:val="28"/>
          <w:szCs w:val="28"/>
          <w:lang w:val="en-US"/>
        </w:rPr>
        <w:t>1</w:t>
      </w:r>
      <w:r w:rsidR="00560ECD" w:rsidRPr="00554182">
        <w:rPr>
          <w:rFonts w:ascii="Arial" w:hAnsi="Arial" w:cs="Arial"/>
          <w:b/>
          <w:sz w:val="28"/>
          <w:szCs w:val="28"/>
          <w:lang w:val="en-US"/>
        </w:rPr>
        <w:t>6</w:t>
      </w:r>
      <w:r w:rsidR="00992487" w:rsidRPr="00554182">
        <w:rPr>
          <w:rFonts w:ascii="Arial" w:hAnsi="Arial" w:cs="Arial"/>
          <w:b/>
          <w:sz w:val="28"/>
          <w:szCs w:val="28"/>
          <w:lang w:val="en-US"/>
        </w:rPr>
        <w:t>.</w:t>
      </w:r>
      <w:r w:rsidR="00992487" w:rsidRPr="00554182">
        <w:rPr>
          <w:rFonts w:ascii="Arial" w:hAnsi="Arial" w:cs="Arial"/>
          <w:b/>
          <w:sz w:val="28"/>
          <w:szCs w:val="28"/>
          <w:lang w:val="en-US"/>
        </w:rPr>
        <w:tab/>
        <w:t>DECLARATION</w:t>
      </w:r>
    </w:p>
    <w:p w14:paraId="58C40995" w14:textId="77777777" w:rsidR="00726F79" w:rsidRPr="00554182" w:rsidRDefault="00726F79" w:rsidP="00933930">
      <w:pPr>
        <w:spacing w:after="0" w:line="276" w:lineRule="auto"/>
        <w:ind w:firstLine="709"/>
        <w:rPr>
          <w:rFonts w:ascii="Arial" w:hAnsi="Arial" w:cs="Arial"/>
          <w:sz w:val="28"/>
          <w:szCs w:val="28"/>
          <w:lang w:val="en-US"/>
        </w:rPr>
      </w:pPr>
    </w:p>
    <w:p w14:paraId="5A306822" w14:textId="349D2CFC" w:rsidR="003D2D3F" w:rsidRPr="00EC0A1E" w:rsidRDefault="003D2D3F" w:rsidP="00933930">
      <w:pPr>
        <w:spacing w:after="0" w:line="276" w:lineRule="auto"/>
        <w:ind w:firstLine="708"/>
        <w:jc w:val="both"/>
        <w:rPr>
          <w:rFonts w:ascii="Arial" w:hAnsi="Arial" w:cs="Arial"/>
          <w:sz w:val="28"/>
          <w:szCs w:val="28"/>
          <w:lang w:val="en-US"/>
        </w:rPr>
      </w:pPr>
      <w:r>
        <w:rPr>
          <w:rFonts w:ascii="Arial" w:hAnsi="Arial" w:cs="Arial"/>
          <w:sz w:val="28"/>
          <w:szCs w:val="28"/>
          <w:lang w:val="en-US"/>
        </w:rPr>
        <w:t>1</w:t>
      </w:r>
      <w:r w:rsidRPr="00EC0A1E">
        <w:rPr>
          <w:rFonts w:ascii="Arial" w:hAnsi="Arial" w:cs="Arial"/>
          <w:sz w:val="28"/>
          <w:szCs w:val="28"/>
          <w:lang w:val="en-US"/>
        </w:rPr>
        <w:t xml:space="preserve">6.1. Each Founder by signing this </w:t>
      </w:r>
      <w:r>
        <w:rPr>
          <w:rFonts w:ascii="Arial" w:hAnsi="Arial" w:cs="Arial"/>
          <w:sz w:val="28"/>
          <w:szCs w:val="28"/>
          <w:lang w:val="en-US"/>
        </w:rPr>
        <w:t>By-laws</w:t>
      </w:r>
      <w:r w:rsidRPr="00EC0A1E">
        <w:rPr>
          <w:rFonts w:ascii="Arial" w:hAnsi="Arial" w:cs="Arial"/>
          <w:sz w:val="28"/>
          <w:szCs w:val="28"/>
          <w:lang w:val="en-US"/>
        </w:rPr>
        <w:t xml:space="preserve"> declares that it/he/she requests the </w:t>
      </w:r>
      <w:r>
        <w:rPr>
          <w:rFonts w:ascii="Arial" w:hAnsi="Arial" w:cs="Arial"/>
          <w:sz w:val="28"/>
          <w:szCs w:val="28"/>
          <w:lang w:val="en-US"/>
        </w:rPr>
        <w:t xml:space="preserve">Guardian and Management </w:t>
      </w:r>
      <w:r w:rsidRPr="00EC0A1E">
        <w:rPr>
          <w:rFonts w:ascii="Arial" w:hAnsi="Arial" w:cs="Arial"/>
          <w:sz w:val="28"/>
          <w:szCs w:val="28"/>
          <w:lang w:val="en-US"/>
        </w:rPr>
        <w:t xml:space="preserve">Council to comply with the terms of this </w:t>
      </w:r>
      <w:r>
        <w:rPr>
          <w:rFonts w:ascii="Arial" w:hAnsi="Arial" w:cs="Arial"/>
          <w:sz w:val="28"/>
          <w:szCs w:val="28"/>
          <w:lang w:val="en-US"/>
        </w:rPr>
        <w:t>By-laws (Annex 1)</w:t>
      </w:r>
      <w:r w:rsidRPr="00EC0A1E">
        <w:rPr>
          <w:rFonts w:ascii="Arial" w:hAnsi="Arial" w:cs="Arial"/>
          <w:sz w:val="28"/>
          <w:szCs w:val="28"/>
          <w:lang w:val="en-US"/>
        </w:rPr>
        <w:t>;</w:t>
      </w:r>
    </w:p>
    <w:p w14:paraId="73B07669" w14:textId="573B2B5A" w:rsidR="00BD44A7" w:rsidRDefault="003D2D3F" w:rsidP="00933930">
      <w:pPr>
        <w:spacing w:after="0" w:line="276" w:lineRule="auto"/>
        <w:ind w:firstLine="709"/>
        <w:jc w:val="both"/>
        <w:rPr>
          <w:rFonts w:ascii="Arial" w:hAnsi="Arial" w:cs="Arial"/>
          <w:sz w:val="28"/>
          <w:szCs w:val="28"/>
          <w:lang w:val="en-US"/>
        </w:rPr>
      </w:pPr>
      <w:r>
        <w:rPr>
          <w:rFonts w:ascii="Arial" w:hAnsi="Arial" w:cs="Arial"/>
          <w:sz w:val="28"/>
          <w:szCs w:val="28"/>
          <w:lang w:val="en-US"/>
        </w:rPr>
        <w:t>1</w:t>
      </w:r>
      <w:r w:rsidRPr="00EC0A1E">
        <w:rPr>
          <w:rFonts w:ascii="Arial" w:hAnsi="Arial" w:cs="Arial"/>
          <w:sz w:val="28"/>
          <w:szCs w:val="28"/>
          <w:lang w:val="en-US"/>
        </w:rPr>
        <w:t xml:space="preserve">6.2. </w:t>
      </w:r>
      <w:r>
        <w:rPr>
          <w:rFonts w:ascii="Arial" w:hAnsi="Arial" w:cs="Arial"/>
          <w:sz w:val="28"/>
          <w:szCs w:val="28"/>
          <w:lang w:val="en-US"/>
        </w:rPr>
        <w:t>The Guardian and Management</w:t>
      </w:r>
      <w:r w:rsidRPr="00EC0A1E">
        <w:rPr>
          <w:rFonts w:ascii="Arial" w:hAnsi="Arial" w:cs="Arial"/>
          <w:sz w:val="28"/>
          <w:szCs w:val="28"/>
          <w:lang w:val="en-US"/>
        </w:rPr>
        <w:t xml:space="preserve"> Council</w:t>
      </w:r>
      <w:r>
        <w:rPr>
          <w:rFonts w:ascii="Arial" w:hAnsi="Arial" w:cs="Arial"/>
          <w:sz w:val="28"/>
          <w:szCs w:val="28"/>
          <w:lang w:val="kk-KZ"/>
        </w:rPr>
        <w:t xml:space="preserve"> </w:t>
      </w:r>
      <w:r>
        <w:rPr>
          <w:rFonts w:ascii="Arial" w:hAnsi="Arial" w:cs="Arial"/>
          <w:sz w:val="28"/>
          <w:szCs w:val="28"/>
          <w:lang w:val="en-US"/>
        </w:rPr>
        <w:t>members</w:t>
      </w:r>
      <w:r w:rsidRPr="00EC0A1E">
        <w:rPr>
          <w:rFonts w:ascii="Arial" w:hAnsi="Arial" w:cs="Arial"/>
          <w:sz w:val="28"/>
          <w:szCs w:val="28"/>
          <w:lang w:val="en-US"/>
        </w:rPr>
        <w:t xml:space="preserve"> by signing this </w:t>
      </w:r>
      <w:r>
        <w:rPr>
          <w:rFonts w:ascii="Arial" w:hAnsi="Arial" w:cs="Arial"/>
          <w:sz w:val="28"/>
          <w:szCs w:val="28"/>
          <w:lang w:val="en-US"/>
        </w:rPr>
        <w:t>By-laws</w:t>
      </w:r>
      <w:r w:rsidRPr="00EC0A1E">
        <w:rPr>
          <w:rFonts w:ascii="Arial" w:hAnsi="Arial" w:cs="Arial"/>
          <w:sz w:val="28"/>
          <w:szCs w:val="28"/>
          <w:lang w:val="en-US"/>
        </w:rPr>
        <w:t xml:space="preserve"> declares that it/he/she comply with the terms of this </w:t>
      </w:r>
      <w:r>
        <w:rPr>
          <w:rFonts w:ascii="Arial" w:hAnsi="Arial" w:cs="Arial"/>
          <w:sz w:val="28"/>
          <w:szCs w:val="28"/>
          <w:lang w:val="en-US"/>
        </w:rPr>
        <w:t>By-laws (Annex 2 and 3</w:t>
      </w:r>
      <w:r w:rsidR="007E06E0">
        <w:rPr>
          <w:rFonts w:ascii="Arial" w:hAnsi="Arial" w:cs="Arial"/>
          <w:sz w:val="28"/>
          <w:szCs w:val="28"/>
          <w:lang w:val="en-US"/>
        </w:rPr>
        <w:t xml:space="preserve"> respectively</w:t>
      </w:r>
      <w:r>
        <w:rPr>
          <w:rFonts w:ascii="Arial" w:hAnsi="Arial" w:cs="Arial"/>
          <w:sz w:val="28"/>
          <w:szCs w:val="28"/>
          <w:lang w:val="en-US"/>
        </w:rPr>
        <w:t>)</w:t>
      </w:r>
      <w:r w:rsidRPr="00EC0A1E">
        <w:rPr>
          <w:rFonts w:ascii="Arial" w:hAnsi="Arial" w:cs="Arial"/>
          <w:sz w:val="28"/>
          <w:szCs w:val="28"/>
          <w:lang w:val="en-US"/>
        </w:rPr>
        <w:t>.</w:t>
      </w:r>
    </w:p>
    <w:p w14:paraId="4DDF8773" w14:textId="77777777" w:rsidR="006218FD" w:rsidRDefault="006218FD" w:rsidP="00CC5323">
      <w:pPr>
        <w:spacing w:after="0" w:line="240" w:lineRule="auto"/>
        <w:ind w:firstLine="709"/>
        <w:jc w:val="both"/>
        <w:rPr>
          <w:rFonts w:ascii="Arial" w:hAnsi="Arial" w:cs="Arial"/>
          <w:sz w:val="28"/>
          <w:szCs w:val="28"/>
          <w:lang w:val="en-US"/>
        </w:rPr>
      </w:pPr>
    </w:p>
    <w:p w14:paraId="135C22DE" w14:textId="77777777" w:rsidR="006218FD" w:rsidRDefault="006218FD" w:rsidP="00CC5323">
      <w:pPr>
        <w:spacing w:after="0" w:line="240" w:lineRule="auto"/>
        <w:ind w:firstLine="709"/>
        <w:jc w:val="both"/>
        <w:rPr>
          <w:rFonts w:ascii="Arial" w:hAnsi="Arial" w:cs="Arial"/>
          <w:sz w:val="28"/>
          <w:szCs w:val="28"/>
          <w:lang w:val="en-US"/>
        </w:rPr>
      </w:pPr>
    </w:p>
    <w:p w14:paraId="50B25B31" w14:textId="77777777" w:rsidR="006218FD" w:rsidRDefault="006218FD" w:rsidP="00CC5323">
      <w:pPr>
        <w:spacing w:after="0" w:line="240" w:lineRule="auto"/>
        <w:ind w:firstLine="709"/>
        <w:jc w:val="both"/>
        <w:rPr>
          <w:rFonts w:ascii="Arial" w:hAnsi="Arial" w:cs="Arial"/>
          <w:sz w:val="28"/>
          <w:szCs w:val="28"/>
          <w:lang w:val="en-US"/>
        </w:rPr>
      </w:pPr>
    </w:p>
    <w:p w14:paraId="656137A5" w14:textId="77777777" w:rsidR="006218FD" w:rsidRDefault="006218FD" w:rsidP="00CC5323">
      <w:pPr>
        <w:spacing w:after="0" w:line="240" w:lineRule="auto"/>
        <w:ind w:firstLine="709"/>
        <w:jc w:val="both"/>
        <w:rPr>
          <w:rFonts w:ascii="Arial" w:hAnsi="Arial" w:cs="Arial"/>
          <w:sz w:val="28"/>
          <w:szCs w:val="28"/>
          <w:lang w:val="en-US"/>
        </w:rPr>
      </w:pPr>
    </w:p>
    <w:p w14:paraId="5DA0B4C5" w14:textId="77777777" w:rsidR="006218FD" w:rsidRDefault="006218FD" w:rsidP="00CC5323">
      <w:pPr>
        <w:spacing w:after="0" w:line="240" w:lineRule="auto"/>
        <w:ind w:firstLine="709"/>
        <w:jc w:val="both"/>
        <w:rPr>
          <w:rFonts w:ascii="Arial" w:hAnsi="Arial" w:cs="Arial"/>
          <w:sz w:val="28"/>
          <w:szCs w:val="28"/>
          <w:lang w:val="en-US"/>
        </w:rPr>
      </w:pPr>
    </w:p>
    <w:p w14:paraId="7943BEC2" w14:textId="77777777" w:rsidR="006218FD" w:rsidRDefault="006218FD" w:rsidP="00CC5323">
      <w:pPr>
        <w:spacing w:after="0" w:line="240" w:lineRule="auto"/>
        <w:ind w:firstLine="709"/>
        <w:jc w:val="both"/>
        <w:rPr>
          <w:rFonts w:ascii="Arial" w:hAnsi="Arial" w:cs="Arial"/>
          <w:sz w:val="28"/>
          <w:szCs w:val="28"/>
          <w:lang w:val="en-US"/>
        </w:rPr>
      </w:pPr>
    </w:p>
    <w:p w14:paraId="36FA0679" w14:textId="77777777" w:rsidR="006218FD" w:rsidRDefault="006218FD" w:rsidP="00CC5323">
      <w:pPr>
        <w:spacing w:after="0" w:line="240" w:lineRule="auto"/>
        <w:ind w:firstLine="709"/>
        <w:jc w:val="both"/>
        <w:rPr>
          <w:rFonts w:ascii="Arial" w:hAnsi="Arial" w:cs="Arial"/>
          <w:sz w:val="28"/>
          <w:szCs w:val="28"/>
          <w:lang w:val="en-US"/>
        </w:rPr>
      </w:pPr>
    </w:p>
    <w:p w14:paraId="30D71C4F" w14:textId="77777777" w:rsidR="006218FD" w:rsidRDefault="006218FD" w:rsidP="00CC5323">
      <w:pPr>
        <w:spacing w:after="0" w:line="240" w:lineRule="auto"/>
        <w:ind w:firstLine="709"/>
        <w:jc w:val="both"/>
        <w:rPr>
          <w:rFonts w:ascii="Arial" w:hAnsi="Arial" w:cs="Arial"/>
          <w:sz w:val="28"/>
          <w:szCs w:val="28"/>
          <w:lang w:val="en-US"/>
        </w:rPr>
      </w:pPr>
    </w:p>
    <w:p w14:paraId="4765E00F" w14:textId="77777777" w:rsidR="006218FD" w:rsidRDefault="006218FD" w:rsidP="00CC5323">
      <w:pPr>
        <w:spacing w:after="0" w:line="240" w:lineRule="auto"/>
        <w:ind w:firstLine="709"/>
        <w:jc w:val="both"/>
        <w:rPr>
          <w:rFonts w:ascii="Arial" w:hAnsi="Arial" w:cs="Arial"/>
          <w:sz w:val="28"/>
          <w:szCs w:val="28"/>
          <w:lang w:val="en-US"/>
        </w:rPr>
      </w:pPr>
    </w:p>
    <w:p w14:paraId="2A5185BA" w14:textId="77777777" w:rsidR="006218FD" w:rsidRDefault="006218FD" w:rsidP="00CC5323">
      <w:pPr>
        <w:spacing w:after="0" w:line="240" w:lineRule="auto"/>
        <w:ind w:firstLine="709"/>
        <w:jc w:val="both"/>
        <w:rPr>
          <w:rFonts w:ascii="Arial" w:hAnsi="Arial" w:cs="Arial"/>
          <w:sz w:val="28"/>
          <w:szCs w:val="28"/>
          <w:lang w:val="en-US"/>
        </w:rPr>
      </w:pPr>
    </w:p>
    <w:p w14:paraId="14840817" w14:textId="77777777" w:rsidR="006218FD" w:rsidRDefault="006218FD" w:rsidP="00CC5323">
      <w:pPr>
        <w:spacing w:after="0" w:line="240" w:lineRule="auto"/>
        <w:ind w:firstLine="709"/>
        <w:jc w:val="both"/>
        <w:rPr>
          <w:rFonts w:ascii="Arial" w:hAnsi="Arial" w:cs="Arial"/>
          <w:sz w:val="28"/>
          <w:szCs w:val="28"/>
          <w:lang w:val="en-US"/>
        </w:rPr>
      </w:pPr>
    </w:p>
    <w:p w14:paraId="283713D4" w14:textId="77777777" w:rsidR="006218FD" w:rsidRDefault="006218FD" w:rsidP="00CC5323">
      <w:pPr>
        <w:spacing w:after="0" w:line="240" w:lineRule="auto"/>
        <w:ind w:firstLine="709"/>
        <w:jc w:val="both"/>
        <w:rPr>
          <w:rFonts w:ascii="Arial" w:hAnsi="Arial" w:cs="Arial"/>
          <w:sz w:val="28"/>
          <w:szCs w:val="28"/>
          <w:lang w:val="en-US"/>
        </w:rPr>
      </w:pPr>
    </w:p>
    <w:p w14:paraId="64006BB4" w14:textId="77777777" w:rsidR="006218FD" w:rsidRDefault="006218FD" w:rsidP="00CC5323">
      <w:pPr>
        <w:spacing w:after="0" w:line="240" w:lineRule="auto"/>
        <w:ind w:firstLine="709"/>
        <w:jc w:val="both"/>
        <w:rPr>
          <w:rFonts w:ascii="Arial" w:hAnsi="Arial" w:cs="Arial"/>
          <w:sz w:val="28"/>
          <w:szCs w:val="28"/>
          <w:lang w:val="en-US"/>
        </w:rPr>
      </w:pPr>
    </w:p>
    <w:p w14:paraId="7F30C15D" w14:textId="77777777" w:rsidR="006218FD" w:rsidRDefault="006218FD" w:rsidP="00CC5323">
      <w:pPr>
        <w:spacing w:after="0" w:line="240" w:lineRule="auto"/>
        <w:ind w:firstLine="709"/>
        <w:jc w:val="both"/>
        <w:rPr>
          <w:rFonts w:ascii="Arial" w:hAnsi="Arial" w:cs="Arial"/>
          <w:sz w:val="28"/>
          <w:szCs w:val="28"/>
          <w:lang w:val="en-US"/>
        </w:rPr>
      </w:pPr>
    </w:p>
    <w:p w14:paraId="0C76F8FC" w14:textId="77777777" w:rsidR="006218FD" w:rsidRDefault="006218FD" w:rsidP="00CC5323">
      <w:pPr>
        <w:spacing w:after="0" w:line="240" w:lineRule="auto"/>
        <w:ind w:firstLine="709"/>
        <w:jc w:val="both"/>
        <w:rPr>
          <w:rFonts w:ascii="Arial" w:hAnsi="Arial" w:cs="Arial"/>
          <w:sz w:val="28"/>
          <w:szCs w:val="28"/>
          <w:lang w:val="en-US"/>
        </w:rPr>
      </w:pPr>
    </w:p>
    <w:p w14:paraId="4B3A9A1D" w14:textId="77777777" w:rsidR="006218FD" w:rsidRDefault="006218FD" w:rsidP="00CC5323">
      <w:pPr>
        <w:spacing w:after="0" w:line="240" w:lineRule="auto"/>
        <w:ind w:firstLine="709"/>
        <w:jc w:val="both"/>
        <w:rPr>
          <w:rFonts w:ascii="Arial" w:hAnsi="Arial" w:cs="Arial"/>
          <w:sz w:val="28"/>
          <w:szCs w:val="28"/>
          <w:lang w:val="en-US"/>
        </w:rPr>
      </w:pPr>
    </w:p>
    <w:p w14:paraId="223717B7" w14:textId="77777777" w:rsidR="006218FD" w:rsidRDefault="006218FD" w:rsidP="00CC5323">
      <w:pPr>
        <w:spacing w:after="0" w:line="240" w:lineRule="auto"/>
        <w:ind w:firstLine="709"/>
        <w:jc w:val="both"/>
        <w:rPr>
          <w:rFonts w:ascii="Arial" w:hAnsi="Arial" w:cs="Arial"/>
          <w:sz w:val="28"/>
          <w:szCs w:val="28"/>
          <w:lang w:val="en-US"/>
        </w:rPr>
      </w:pPr>
    </w:p>
    <w:p w14:paraId="56A796CF" w14:textId="3C86E835" w:rsidR="006218FD" w:rsidRPr="00212437" w:rsidRDefault="007E06E0" w:rsidP="006218FD">
      <w:pPr>
        <w:spacing w:after="0" w:line="240" w:lineRule="auto"/>
        <w:ind w:firstLine="709"/>
        <w:jc w:val="right"/>
        <w:rPr>
          <w:rFonts w:ascii="Arial" w:hAnsi="Arial" w:cs="Arial"/>
          <w:b/>
          <w:sz w:val="28"/>
          <w:szCs w:val="28"/>
          <w:lang w:val="en-US"/>
        </w:rPr>
      </w:pPr>
      <w:r>
        <w:rPr>
          <w:rFonts w:ascii="Arial" w:hAnsi="Arial" w:cs="Arial"/>
          <w:b/>
          <w:sz w:val="28"/>
          <w:szCs w:val="28"/>
          <w:lang w:val="en-US"/>
        </w:rPr>
        <w:t xml:space="preserve">Founder                                         </w:t>
      </w:r>
      <w:r w:rsidR="006218FD" w:rsidRPr="00212437">
        <w:rPr>
          <w:rFonts w:ascii="Arial" w:hAnsi="Arial" w:cs="Arial"/>
          <w:b/>
          <w:sz w:val="28"/>
          <w:szCs w:val="28"/>
          <w:lang w:val="en-US"/>
        </w:rPr>
        <w:t>Annex 1</w:t>
      </w:r>
    </w:p>
    <w:p w14:paraId="2C9E97F6" w14:textId="77777777" w:rsidR="006218FD" w:rsidRPr="006218FD" w:rsidRDefault="006218FD" w:rsidP="007E06E0">
      <w:pPr>
        <w:spacing w:after="0" w:line="480" w:lineRule="auto"/>
        <w:jc w:val="right"/>
        <w:rPr>
          <w:rFonts w:ascii="Arial" w:hAnsi="Arial" w:cs="Arial"/>
          <w:sz w:val="28"/>
          <w:szCs w:val="28"/>
          <w:lang w:val="en-US"/>
        </w:rPr>
      </w:pPr>
    </w:p>
    <w:p w14:paraId="52F03468" w14:textId="77777777" w:rsidR="006218FD" w:rsidRPr="006218FD" w:rsidRDefault="00FD1683" w:rsidP="007E06E0">
      <w:pPr>
        <w:pStyle w:val="a5"/>
        <w:numPr>
          <w:ilvl w:val="0"/>
          <w:numId w:val="3"/>
        </w:numPr>
        <w:spacing w:after="0" w:line="480" w:lineRule="auto"/>
        <w:ind w:left="0" w:firstLine="0"/>
        <w:jc w:val="both"/>
        <w:rPr>
          <w:ins w:id="219" w:author="Проект новой редакции" w:date="2026-10-23T13:45:00Z"/>
          <w:rFonts w:ascii="Arial" w:hAnsi="Arial" w:cs="Arial"/>
          <w:sz w:val="28"/>
          <w:szCs w:val="28"/>
          <w:lang w:val="en-US"/>
        </w:rPr>
      </w:pPr>
      <w:ins w:id="220" w:author="Проект новой редакции" w:date="2026-10-23T13:45:00Z">
        <w:r>
          <w:rPr>
            <w:rFonts w:ascii="Arial" w:hAnsi="Arial" w:cs="Arial"/>
            <w:sz w:val="28"/>
            <w:szCs w:val="28"/>
            <w:lang w:val="en-US"/>
          </w:rPr>
          <w:t xml:space="preserve">Climate Action Company Limited, </w:t>
        </w:r>
        <w:r w:rsidR="00F37E98">
          <w:rPr>
            <w:rFonts w:ascii="Arial" w:hAnsi="Arial" w:cs="Arial"/>
            <w:sz w:val="28"/>
            <w:szCs w:val="28"/>
            <w:lang w:val="en-US"/>
          </w:rPr>
          <w:t>represented by its Director, Chief Executive Officer and Authorised Signatory Mr Yerlik Karazhan</w:t>
        </w:r>
        <w:r>
          <w:rPr>
            <w:rFonts w:ascii="Arial" w:hAnsi="Arial" w:cs="Arial"/>
            <w:sz w:val="28"/>
            <w:szCs w:val="28"/>
            <w:lang w:val="en-US"/>
          </w:rPr>
          <w:t xml:space="preserve"> ____________________ (signature)</w:t>
        </w:r>
      </w:ins>
    </w:p>
    <w:p w14:paraId="64176DC5" w14:textId="77777777" w:rsidR="006218FD" w:rsidRDefault="006218FD" w:rsidP="007E06E0">
      <w:pPr>
        <w:spacing w:after="0" w:line="480" w:lineRule="auto"/>
        <w:jc w:val="both"/>
        <w:rPr>
          <w:ins w:id="221" w:author="Проект новой редакции" w:date="2026-10-23T13:45:00Z"/>
          <w:rFonts w:ascii="Arial" w:hAnsi="Arial" w:cs="Arial"/>
          <w:sz w:val="28"/>
          <w:szCs w:val="28"/>
          <w:lang w:val="en-US"/>
        </w:rPr>
      </w:pPr>
    </w:p>
    <w:p w14:paraId="71DAFF4C" w14:textId="77777777" w:rsidR="007E06E0" w:rsidRDefault="007E06E0" w:rsidP="007E06E0">
      <w:pPr>
        <w:spacing w:after="0" w:line="480" w:lineRule="auto"/>
        <w:jc w:val="both"/>
        <w:rPr>
          <w:ins w:id="222" w:author="Проект новой редакции" w:date="2026-10-23T13:45:00Z"/>
          <w:rFonts w:ascii="Arial" w:hAnsi="Arial" w:cs="Arial"/>
          <w:sz w:val="28"/>
          <w:szCs w:val="28"/>
          <w:lang w:val="en-US"/>
        </w:rPr>
      </w:pPr>
    </w:p>
    <w:p w14:paraId="7980F38D" w14:textId="77777777" w:rsidR="007E06E0" w:rsidRDefault="007E06E0" w:rsidP="007E06E0">
      <w:pPr>
        <w:spacing w:after="0" w:line="480" w:lineRule="auto"/>
        <w:jc w:val="both"/>
        <w:rPr>
          <w:ins w:id="223" w:author="Проект новой редакции" w:date="2026-10-23T13:45:00Z"/>
          <w:rFonts w:ascii="Arial" w:hAnsi="Arial" w:cs="Arial"/>
          <w:sz w:val="28"/>
          <w:szCs w:val="28"/>
          <w:lang w:val="en-US"/>
        </w:rPr>
      </w:pPr>
    </w:p>
    <w:p w14:paraId="630C6C9E" w14:textId="77777777" w:rsidR="007E06E0" w:rsidRDefault="007E06E0" w:rsidP="007E06E0">
      <w:pPr>
        <w:spacing w:after="0" w:line="480" w:lineRule="auto"/>
        <w:jc w:val="both"/>
        <w:rPr>
          <w:ins w:id="224" w:author="Проект новой редакции" w:date="2026-10-23T13:45:00Z"/>
          <w:rFonts w:ascii="Arial" w:hAnsi="Arial" w:cs="Arial"/>
          <w:sz w:val="28"/>
          <w:szCs w:val="28"/>
          <w:lang w:val="en-US"/>
        </w:rPr>
      </w:pPr>
    </w:p>
    <w:p w14:paraId="6EAFE81A" w14:textId="77777777" w:rsidR="007E06E0" w:rsidRDefault="007E06E0" w:rsidP="007E06E0">
      <w:pPr>
        <w:spacing w:after="0" w:line="480" w:lineRule="auto"/>
        <w:jc w:val="both"/>
        <w:rPr>
          <w:ins w:id="225" w:author="Проект новой редакции" w:date="2026-10-23T13:45:00Z"/>
          <w:rFonts w:ascii="Arial" w:hAnsi="Arial" w:cs="Arial"/>
          <w:sz w:val="28"/>
          <w:szCs w:val="28"/>
          <w:lang w:val="en-US"/>
        </w:rPr>
      </w:pPr>
    </w:p>
    <w:p w14:paraId="6D680D34" w14:textId="77777777" w:rsidR="007E06E0" w:rsidRDefault="007E06E0" w:rsidP="007E06E0">
      <w:pPr>
        <w:spacing w:after="0" w:line="480" w:lineRule="auto"/>
        <w:jc w:val="both"/>
        <w:rPr>
          <w:ins w:id="226" w:author="Проект новой редакции" w:date="2026-10-23T13:45:00Z"/>
          <w:rFonts w:ascii="Arial" w:hAnsi="Arial" w:cs="Arial"/>
          <w:sz w:val="28"/>
          <w:szCs w:val="28"/>
          <w:lang w:val="en-US"/>
        </w:rPr>
      </w:pPr>
    </w:p>
    <w:p w14:paraId="4BCF6320" w14:textId="77777777" w:rsidR="007E06E0" w:rsidRDefault="007E06E0" w:rsidP="007E06E0">
      <w:pPr>
        <w:spacing w:after="0" w:line="480" w:lineRule="auto"/>
        <w:jc w:val="both"/>
        <w:rPr>
          <w:ins w:id="227" w:author="Проект новой редакции" w:date="2026-10-23T13:45:00Z"/>
          <w:rFonts w:ascii="Arial" w:hAnsi="Arial" w:cs="Arial"/>
          <w:sz w:val="28"/>
          <w:szCs w:val="28"/>
          <w:lang w:val="en-US"/>
        </w:rPr>
      </w:pPr>
    </w:p>
    <w:p w14:paraId="6E1A975E" w14:textId="77777777" w:rsidR="007E06E0" w:rsidRDefault="007E06E0" w:rsidP="007E06E0">
      <w:pPr>
        <w:spacing w:after="0" w:line="480" w:lineRule="auto"/>
        <w:jc w:val="both"/>
        <w:rPr>
          <w:ins w:id="228" w:author="Проект новой редакции" w:date="2026-10-23T13:45:00Z"/>
          <w:rFonts w:ascii="Arial" w:hAnsi="Arial" w:cs="Arial"/>
          <w:sz w:val="28"/>
          <w:szCs w:val="28"/>
          <w:lang w:val="en-US"/>
        </w:rPr>
      </w:pPr>
    </w:p>
    <w:p w14:paraId="0D2DDBB3" w14:textId="77777777" w:rsidR="007E06E0" w:rsidRDefault="007E06E0" w:rsidP="007E06E0">
      <w:pPr>
        <w:spacing w:after="0" w:line="480" w:lineRule="auto"/>
        <w:jc w:val="both"/>
        <w:rPr>
          <w:ins w:id="229" w:author="Проект новой редакции" w:date="2026-10-23T13:45:00Z"/>
          <w:rFonts w:ascii="Arial" w:hAnsi="Arial" w:cs="Arial"/>
          <w:sz w:val="28"/>
          <w:szCs w:val="28"/>
          <w:lang w:val="en-US"/>
        </w:rPr>
      </w:pPr>
    </w:p>
    <w:p w14:paraId="335220E5" w14:textId="77777777" w:rsidR="007E06E0" w:rsidRDefault="007E06E0" w:rsidP="007E06E0">
      <w:pPr>
        <w:spacing w:after="0" w:line="480" w:lineRule="auto"/>
        <w:jc w:val="both"/>
        <w:rPr>
          <w:ins w:id="230" w:author="Проект новой редакции" w:date="2026-10-23T13:45:00Z"/>
          <w:rFonts w:ascii="Arial" w:hAnsi="Arial" w:cs="Arial"/>
          <w:sz w:val="28"/>
          <w:szCs w:val="28"/>
          <w:lang w:val="en-US"/>
        </w:rPr>
      </w:pPr>
    </w:p>
    <w:p w14:paraId="70C4B3E0" w14:textId="77777777" w:rsidR="007E06E0" w:rsidRDefault="007E06E0" w:rsidP="007E06E0">
      <w:pPr>
        <w:spacing w:after="0" w:line="480" w:lineRule="auto"/>
        <w:jc w:val="both"/>
        <w:rPr>
          <w:ins w:id="231" w:author="Проект новой редакции" w:date="2026-10-23T13:45:00Z"/>
          <w:rFonts w:ascii="Arial" w:hAnsi="Arial" w:cs="Arial"/>
          <w:sz w:val="28"/>
          <w:szCs w:val="28"/>
          <w:lang w:val="en-US"/>
        </w:rPr>
      </w:pPr>
    </w:p>
    <w:p w14:paraId="45358B8A" w14:textId="77777777" w:rsidR="007E06E0" w:rsidRDefault="007E06E0" w:rsidP="007E06E0">
      <w:pPr>
        <w:spacing w:after="0" w:line="480" w:lineRule="auto"/>
        <w:jc w:val="both"/>
        <w:rPr>
          <w:ins w:id="232" w:author="Проект новой редакции" w:date="2026-10-23T13:45:00Z"/>
          <w:rFonts w:ascii="Arial" w:hAnsi="Arial" w:cs="Arial"/>
          <w:sz w:val="28"/>
          <w:szCs w:val="28"/>
          <w:lang w:val="en-US"/>
        </w:rPr>
      </w:pPr>
    </w:p>
    <w:p w14:paraId="32370E04" w14:textId="77777777" w:rsidR="007E06E0" w:rsidRDefault="007E06E0" w:rsidP="007E06E0">
      <w:pPr>
        <w:spacing w:after="0" w:line="480" w:lineRule="auto"/>
        <w:jc w:val="both"/>
        <w:rPr>
          <w:ins w:id="233" w:author="Проект новой редакции" w:date="2026-10-23T13:45:00Z"/>
          <w:rFonts w:ascii="Arial" w:hAnsi="Arial" w:cs="Arial"/>
          <w:sz w:val="28"/>
          <w:szCs w:val="28"/>
          <w:lang w:val="en-US"/>
        </w:rPr>
      </w:pPr>
    </w:p>
    <w:p w14:paraId="052183FA" w14:textId="77777777" w:rsidR="007E06E0" w:rsidRDefault="007E06E0" w:rsidP="007E06E0">
      <w:pPr>
        <w:spacing w:after="0" w:line="480" w:lineRule="auto"/>
        <w:jc w:val="both"/>
        <w:rPr>
          <w:ins w:id="234" w:author="Проект новой редакции" w:date="2026-10-23T13:45:00Z"/>
          <w:rFonts w:ascii="Arial" w:hAnsi="Arial" w:cs="Arial"/>
          <w:sz w:val="28"/>
          <w:szCs w:val="28"/>
          <w:lang w:val="en-US"/>
        </w:rPr>
      </w:pPr>
    </w:p>
    <w:p w14:paraId="71D0BD19" w14:textId="77777777" w:rsidR="007E06E0" w:rsidRDefault="007E06E0" w:rsidP="007E06E0">
      <w:pPr>
        <w:spacing w:after="0" w:line="480" w:lineRule="auto"/>
        <w:jc w:val="both"/>
        <w:rPr>
          <w:ins w:id="235" w:author="Проект новой редакции" w:date="2026-10-23T13:45:00Z"/>
          <w:rFonts w:ascii="Arial" w:hAnsi="Arial" w:cs="Arial"/>
          <w:sz w:val="28"/>
          <w:szCs w:val="28"/>
          <w:lang w:val="en-US"/>
        </w:rPr>
      </w:pPr>
    </w:p>
    <w:p w14:paraId="6FF35985" w14:textId="77777777" w:rsidR="007E06E0" w:rsidRDefault="007E06E0" w:rsidP="007E06E0">
      <w:pPr>
        <w:spacing w:after="0" w:line="480" w:lineRule="auto"/>
        <w:jc w:val="both"/>
        <w:rPr>
          <w:ins w:id="236" w:author="Проект новой редакции" w:date="2026-10-23T13:45:00Z"/>
          <w:rFonts w:ascii="Arial" w:hAnsi="Arial" w:cs="Arial"/>
          <w:sz w:val="28"/>
          <w:szCs w:val="28"/>
          <w:lang w:val="en-US"/>
        </w:rPr>
      </w:pPr>
    </w:p>
    <w:p w14:paraId="65BE43D1" w14:textId="77777777" w:rsidR="007E06E0" w:rsidRDefault="007E06E0" w:rsidP="007E06E0">
      <w:pPr>
        <w:spacing w:after="0" w:line="480" w:lineRule="auto"/>
        <w:jc w:val="both"/>
        <w:rPr>
          <w:ins w:id="237" w:author="Проект новой редакции" w:date="2026-10-23T13:45:00Z"/>
          <w:rFonts w:ascii="Arial" w:hAnsi="Arial" w:cs="Arial"/>
          <w:sz w:val="28"/>
          <w:szCs w:val="28"/>
          <w:lang w:val="en-US"/>
        </w:rPr>
      </w:pPr>
    </w:p>
    <w:p w14:paraId="4F3C968C" w14:textId="77777777" w:rsidR="007E06E0" w:rsidRDefault="007E06E0" w:rsidP="007E06E0">
      <w:pPr>
        <w:spacing w:after="0" w:line="480" w:lineRule="auto"/>
        <w:jc w:val="both"/>
        <w:rPr>
          <w:ins w:id="238" w:author="Проект новой редакции" w:date="2026-10-23T13:45:00Z"/>
          <w:rFonts w:ascii="Arial" w:hAnsi="Arial" w:cs="Arial"/>
          <w:sz w:val="28"/>
          <w:szCs w:val="28"/>
          <w:lang w:val="en-US"/>
        </w:rPr>
      </w:pPr>
    </w:p>
    <w:p w14:paraId="626848BB" w14:textId="77777777" w:rsidR="007E06E0" w:rsidRDefault="007E06E0" w:rsidP="007E06E0">
      <w:pPr>
        <w:spacing w:after="0" w:line="480" w:lineRule="auto"/>
        <w:jc w:val="both"/>
        <w:rPr>
          <w:ins w:id="239" w:author="Проект новой редакции" w:date="2026-10-23T13:45:00Z"/>
          <w:rFonts w:ascii="Arial" w:hAnsi="Arial" w:cs="Arial"/>
          <w:sz w:val="28"/>
          <w:szCs w:val="28"/>
          <w:lang w:val="en-US"/>
        </w:rPr>
      </w:pPr>
    </w:p>
    <w:p w14:paraId="55BB1FE6" w14:textId="77777777" w:rsidR="007E06E0" w:rsidRDefault="007E06E0" w:rsidP="007E06E0">
      <w:pPr>
        <w:spacing w:after="0" w:line="480" w:lineRule="auto"/>
        <w:jc w:val="both"/>
        <w:rPr>
          <w:ins w:id="240" w:author="Проект новой редакции" w:date="2026-10-23T13:45:00Z"/>
          <w:rFonts w:ascii="Arial" w:hAnsi="Arial" w:cs="Arial"/>
          <w:sz w:val="28"/>
          <w:szCs w:val="28"/>
          <w:lang w:val="en-US"/>
        </w:rPr>
      </w:pPr>
    </w:p>
    <w:p w14:paraId="06C39EF6" w14:textId="77777777" w:rsidR="007E06E0" w:rsidRPr="007E06E0" w:rsidRDefault="00FD1683" w:rsidP="007E06E0">
      <w:pPr>
        <w:spacing w:after="0" w:line="480" w:lineRule="auto"/>
        <w:jc w:val="right"/>
        <w:rPr>
          <w:ins w:id="241" w:author="Проект новой редакции" w:date="2026-10-23T13:45:00Z"/>
          <w:rFonts w:ascii="Arial" w:hAnsi="Arial" w:cs="Arial"/>
          <w:b/>
          <w:sz w:val="28"/>
          <w:szCs w:val="28"/>
          <w:lang w:val="en-US"/>
        </w:rPr>
      </w:pPr>
      <w:ins w:id="242" w:author="Проект новой редакции" w:date="2026-10-23T13:45:00Z">
        <w:r>
          <w:rPr>
            <w:rFonts w:ascii="Arial" w:hAnsi="Arial" w:cs="Arial"/>
            <w:b/>
            <w:sz w:val="28"/>
            <w:szCs w:val="28"/>
            <w:lang w:val="en-US"/>
          </w:rPr>
          <w:t>Guardian Council                           Annex 2</w:t>
        </w:r>
      </w:ins>
    </w:p>
    <w:p w14:paraId="19B60622" w14:textId="77777777" w:rsidR="007E06E0" w:rsidRPr="006218FD" w:rsidRDefault="00FD1683" w:rsidP="007E06E0">
      <w:pPr>
        <w:pStyle w:val="a5"/>
        <w:spacing w:after="0" w:line="480" w:lineRule="auto"/>
        <w:ind w:left="0"/>
        <w:jc w:val="both"/>
        <w:rPr>
          <w:ins w:id="243" w:author="Проект новой редакции" w:date="2026-10-23T13:45:00Z"/>
          <w:rFonts w:ascii="Arial" w:hAnsi="Arial" w:cs="Arial"/>
          <w:sz w:val="28"/>
          <w:szCs w:val="28"/>
          <w:lang w:val="en-US"/>
        </w:rPr>
      </w:pPr>
      <w:ins w:id="244" w:author="Проект новой редакции" w:date="2026-10-23T13:45:00Z">
        <w:r>
          <w:rPr>
            <w:rFonts w:ascii="Arial" w:hAnsi="Arial" w:cs="Arial"/>
            <w:sz w:val="28"/>
            <w:szCs w:val="28"/>
            <w:lang w:val="en-US"/>
          </w:rPr>
          <w:t xml:space="preserve">1. Supreme Guardian </w:t>
        </w:r>
        <w:r w:rsidR="00567542">
          <w:rPr>
            <w:rFonts w:ascii="Arial" w:hAnsi="Arial" w:cs="Arial"/>
            <w:sz w:val="28"/>
            <w:szCs w:val="28"/>
            <w:lang w:val="en-US"/>
          </w:rPr>
          <w:t>–</w:t>
        </w:r>
        <w:r>
          <w:rPr>
            <w:rFonts w:ascii="Arial" w:hAnsi="Arial" w:cs="Arial"/>
            <w:sz w:val="28"/>
            <w:szCs w:val="28"/>
            <w:lang w:val="en-US"/>
          </w:rPr>
          <w:t xml:space="preserve"> Mr Yerlan Nyssanbayev ____________________ (signature)</w:t>
        </w:r>
      </w:ins>
    </w:p>
    <w:p w14:paraId="229320D8" w14:textId="08BC3927" w:rsidR="006218FD" w:rsidRPr="006218FD" w:rsidRDefault="00102DBA" w:rsidP="007E06E0">
      <w:pPr>
        <w:pStyle w:val="a5"/>
        <w:numPr>
          <w:ilvl w:val="0"/>
          <w:numId w:val="3"/>
        </w:numPr>
        <w:spacing w:after="0" w:line="480" w:lineRule="auto"/>
        <w:ind w:left="0" w:firstLine="0"/>
        <w:jc w:val="both"/>
        <w:rPr>
          <w:del w:id="245" w:author="Проект новой редакции" w:date="2026-10-23T13:45:00Z"/>
          <w:rFonts w:ascii="Arial" w:hAnsi="Arial" w:cs="Arial"/>
          <w:sz w:val="28"/>
          <w:szCs w:val="28"/>
          <w:lang w:val="en-US"/>
        </w:rPr>
      </w:pPr>
      <w:del w:id="246" w:author="Проект новой редакции" w:date="2026-10-23T13:45:00Z">
        <w:r>
          <w:rPr>
            <w:rFonts w:ascii="Arial" w:hAnsi="Arial" w:cs="Arial"/>
            <w:sz w:val="28"/>
            <w:szCs w:val="28"/>
            <w:lang w:val="en-US"/>
          </w:rPr>
          <w:delText>Yerlik Karazhan</w:delText>
        </w:r>
        <w:r w:rsidR="006218FD" w:rsidRPr="006218FD">
          <w:rPr>
            <w:rFonts w:ascii="Arial" w:hAnsi="Arial" w:cs="Arial"/>
            <w:sz w:val="28"/>
            <w:szCs w:val="28"/>
            <w:lang w:val="en-US"/>
          </w:rPr>
          <w:delText xml:space="preserve"> </w:delText>
        </w:r>
        <w:r w:rsidR="007E06E0">
          <w:rPr>
            <w:rFonts w:ascii="Arial" w:hAnsi="Arial" w:cs="Arial"/>
            <w:sz w:val="28"/>
            <w:szCs w:val="28"/>
            <w:lang w:val="en-US"/>
          </w:rPr>
          <w:delText>________________</w:delText>
        </w:r>
      </w:del>
    </w:p>
    <w:p w14:paraId="02696B09" w14:textId="77777777" w:rsidR="006218FD" w:rsidRDefault="006218FD" w:rsidP="007E06E0">
      <w:pPr>
        <w:spacing w:after="0" w:line="480" w:lineRule="auto"/>
        <w:jc w:val="both"/>
        <w:rPr>
          <w:rFonts w:ascii="Arial" w:hAnsi="Arial" w:cs="Arial"/>
          <w:sz w:val="28"/>
          <w:szCs w:val="28"/>
          <w:lang w:val="en-US"/>
        </w:rPr>
      </w:pPr>
    </w:p>
    <w:p w14:paraId="701B621F" w14:textId="77777777" w:rsidR="007E06E0" w:rsidRDefault="007E06E0" w:rsidP="007E06E0">
      <w:pPr>
        <w:spacing w:after="0" w:line="480" w:lineRule="auto"/>
        <w:jc w:val="both"/>
        <w:rPr>
          <w:rFonts w:ascii="Arial" w:hAnsi="Arial" w:cs="Arial"/>
          <w:sz w:val="28"/>
          <w:szCs w:val="28"/>
          <w:lang w:val="en-US"/>
        </w:rPr>
      </w:pPr>
    </w:p>
    <w:p w14:paraId="6590412F" w14:textId="77777777" w:rsidR="007E06E0" w:rsidRDefault="007E06E0" w:rsidP="007E06E0">
      <w:pPr>
        <w:spacing w:after="0" w:line="480" w:lineRule="auto"/>
        <w:jc w:val="both"/>
        <w:rPr>
          <w:rFonts w:ascii="Arial" w:hAnsi="Arial" w:cs="Arial"/>
          <w:sz w:val="28"/>
          <w:szCs w:val="28"/>
          <w:lang w:val="en-US"/>
        </w:rPr>
      </w:pPr>
    </w:p>
    <w:p w14:paraId="6A21A713" w14:textId="77777777" w:rsidR="007E06E0" w:rsidRDefault="007E06E0" w:rsidP="007E06E0">
      <w:pPr>
        <w:spacing w:after="0" w:line="480" w:lineRule="auto"/>
        <w:jc w:val="both"/>
        <w:rPr>
          <w:rFonts w:ascii="Arial" w:hAnsi="Arial" w:cs="Arial"/>
          <w:sz w:val="28"/>
          <w:szCs w:val="28"/>
          <w:lang w:val="en-US"/>
        </w:rPr>
      </w:pPr>
    </w:p>
    <w:p w14:paraId="28137F89" w14:textId="77777777" w:rsidR="007E06E0" w:rsidRDefault="007E06E0" w:rsidP="007E06E0">
      <w:pPr>
        <w:spacing w:after="0" w:line="480" w:lineRule="auto"/>
        <w:jc w:val="both"/>
        <w:rPr>
          <w:rFonts w:ascii="Arial" w:hAnsi="Arial" w:cs="Arial"/>
          <w:sz w:val="28"/>
          <w:szCs w:val="28"/>
          <w:lang w:val="en-US"/>
        </w:rPr>
      </w:pPr>
    </w:p>
    <w:p w14:paraId="0F10795F" w14:textId="77777777" w:rsidR="007E06E0" w:rsidRDefault="007E06E0" w:rsidP="007E06E0">
      <w:pPr>
        <w:spacing w:after="0" w:line="480" w:lineRule="auto"/>
        <w:jc w:val="both"/>
        <w:rPr>
          <w:rFonts w:ascii="Arial" w:hAnsi="Arial" w:cs="Arial"/>
          <w:sz w:val="28"/>
          <w:szCs w:val="28"/>
          <w:lang w:val="en-US"/>
        </w:rPr>
      </w:pPr>
    </w:p>
    <w:p w14:paraId="060CF9BF" w14:textId="77777777" w:rsidR="007E06E0" w:rsidRDefault="007E06E0" w:rsidP="007E06E0">
      <w:pPr>
        <w:spacing w:after="0" w:line="480" w:lineRule="auto"/>
        <w:jc w:val="both"/>
        <w:rPr>
          <w:rFonts w:ascii="Arial" w:hAnsi="Arial" w:cs="Arial"/>
          <w:sz w:val="28"/>
          <w:szCs w:val="28"/>
          <w:lang w:val="en-US"/>
        </w:rPr>
      </w:pPr>
    </w:p>
    <w:p w14:paraId="3AD5CBC2" w14:textId="77777777" w:rsidR="007E06E0" w:rsidRDefault="007E06E0" w:rsidP="007E06E0">
      <w:pPr>
        <w:spacing w:after="0" w:line="480" w:lineRule="auto"/>
        <w:jc w:val="both"/>
        <w:rPr>
          <w:rFonts w:ascii="Arial" w:hAnsi="Arial" w:cs="Arial"/>
          <w:sz w:val="28"/>
          <w:szCs w:val="28"/>
          <w:lang w:val="en-US"/>
        </w:rPr>
      </w:pPr>
    </w:p>
    <w:p w14:paraId="36F6B43C" w14:textId="77777777" w:rsidR="007E06E0" w:rsidRDefault="007E06E0" w:rsidP="007E06E0">
      <w:pPr>
        <w:spacing w:after="0" w:line="480" w:lineRule="auto"/>
        <w:jc w:val="both"/>
        <w:rPr>
          <w:rFonts w:ascii="Arial" w:hAnsi="Arial" w:cs="Arial"/>
          <w:sz w:val="28"/>
          <w:szCs w:val="28"/>
          <w:lang w:val="en-US"/>
        </w:rPr>
      </w:pPr>
    </w:p>
    <w:p w14:paraId="316D24B6" w14:textId="77777777" w:rsidR="007E06E0" w:rsidRDefault="007E06E0" w:rsidP="007E06E0">
      <w:pPr>
        <w:spacing w:after="0" w:line="480" w:lineRule="auto"/>
        <w:jc w:val="both"/>
        <w:rPr>
          <w:rFonts w:ascii="Arial" w:hAnsi="Arial" w:cs="Arial"/>
          <w:sz w:val="28"/>
          <w:szCs w:val="28"/>
          <w:lang w:val="en-US"/>
        </w:rPr>
      </w:pPr>
    </w:p>
    <w:p w14:paraId="43261576" w14:textId="77777777" w:rsidR="007E06E0" w:rsidRDefault="007E06E0" w:rsidP="007E06E0">
      <w:pPr>
        <w:spacing w:after="0" w:line="480" w:lineRule="auto"/>
        <w:jc w:val="both"/>
        <w:rPr>
          <w:rFonts w:ascii="Arial" w:hAnsi="Arial" w:cs="Arial"/>
          <w:sz w:val="28"/>
          <w:szCs w:val="28"/>
          <w:lang w:val="en-US"/>
        </w:rPr>
      </w:pPr>
    </w:p>
    <w:p w14:paraId="27122450" w14:textId="77777777" w:rsidR="007E06E0" w:rsidRDefault="007E06E0" w:rsidP="007E06E0">
      <w:pPr>
        <w:spacing w:after="0" w:line="480" w:lineRule="auto"/>
        <w:jc w:val="both"/>
        <w:rPr>
          <w:rFonts w:ascii="Arial" w:hAnsi="Arial" w:cs="Arial"/>
          <w:sz w:val="28"/>
          <w:szCs w:val="28"/>
          <w:lang w:val="en-US"/>
        </w:rPr>
      </w:pPr>
    </w:p>
    <w:p w14:paraId="7E07DFBC" w14:textId="77777777" w:rsidR="007E06E0" w:rsidRDefault="007E06E0" w:rsidP="007E06E0">
      <w:pPr>
        <w:spacing w:after="0" w:line="480" w:lineRule="auto"/>
        <w:jc w:val="both"/>
        <w:rPr>
          <w:rFonts w:ascii="Arial" w:hAnsi="Arial" w:cs="Arial"/>
          <w:sz w:val="28"/>
          <w:szCs w:val="28"/>
          <w:lang w:val="en-US"/>
        </w:rPr>
      </w:pPr>
    </w:p>
    <w:p w14:paraId="0F1F24DD" w14:textId="77777777" w:rsidR="007E06E0" w:rsidRDefault="007E06E0" w:rsidP="007E06E0">
      <w:pPr>
        <w:spacing w:after="0" w:line="480" w:lineRule="auto"/>
        <w:jc w:val="both"/>
        <w:rPr>
          <w:rFonts w:ascii="Arial" w:hAnsi="Arial" w:cs="Arial"/>
          <w:sz w:val="28"/>
          <w:szCs w:val="28"/>
          <w:lang w:val="en-US"/>
        </w:rPr>
      </w:pPr>
    </w:p>
    <w:p w14:paraId="38D5E59D" w14:textId="77777777" w:rsidR="007E06E0" w:rsidRDefault="007E06E0" w:rsidP="007E06E0">
      <w:pPr>
        <w:spacing w:after="0" w:line="480" w:lineRule="auto"/>
        <w:jc w:val="both"/>
        <w:rPr>
          <w:rFonts w:ascii="Arial" w:hAnsi="Arial" w:cs="Arial"/>
          <w:sz w:val="28"/>
          <w:szCs w:val="28"/>
          <w:lang w:val="en-US"/>
        </w:rPr>
      </w:pPr>
    </w:p>
    <w:p w14:paraId="00D67BC6" w14:textId="77777777" w:rsidR="007E06E0" w:rsidRDefault="007E06E0" w:rsidP="007E06E0">
      <w:pPr>
        <w:spacing w:after="0" w:line="480" w:lineRule="auto"/>
        <w:jc w:val="both"/>
        <w:rPr>
          <w:rFonts w:ascii="Arial" w:hAnsi="Arial" w:cs="Arial"/>
          <w:sz w:val="28"/>
          <w:szCs w:val="28"/>
          <w:lang w:val="en-US"/>
        </w:rPr>
      </w:pPr>
    </w:p>
    <w:p w14:paraId="3F571633" w14:textId="77777777" w:rsidR="007E06E0" w:rsidRDefault="007E06E0" w:rsidP="007E06E0">
      <w:pPr>
        <w:spacing w:after="0" w:line="480" w:lineRule="auto"/>
        <w:jc w:val="both"/>
        <w:rPr>
          <w:rFonts w:ascii="Arial" w:hAnsi="Arial" w:cs="Arial"/>
          <w:sz w:val="28"/>
          <w:szCs w:val="28"/>
          <w:lang w:val="en-US"/>
        </w:rPr>
      </w:pPr>
    </w:p>
    <w:p w14:paraId="0AFB7002" w14:textId="77777777" w:rsidR="007E06E0" w:rsidRDefault="007E06E0" w:rsidP="007E06E0">
      <w:pPr>
        <w:spacing w:after="0" w:line="480" w:lineRule="auto"/>
        <w:jc w:val="both"/>
        <w:rPr>
          <w:rFonts w:ascii="Arial" w:hAnsi="Arial" w:cs="Arial"/>
          <w:sz w:val="28"/>
          <w:szCs w:val="28"/>
          <w:lang w:val="en-US"/>
        </w:rPr>
      </w:pPr>
    </w:p>
    <w:p w14:paraId="6B04B49F" w14:textId="77777777" w:rsidR="007E06E0" w:rsidRDefault="007E06E0" w:rsidP="007E06E0">
      <w:pPr>
        <w:spacing w:after="0" w:line="480" w:lineRule="auto"/>
        <w:jc w:val="both"/>
        <w:rPr>
          <w:rFonts w:ascii="Arial" w:hAnsi="Arial" w:cs="Arial"/>
          <w:sz w:val="28"/>
          <w:szCs w:val="28"/>
          <w:lang w:val="en-US"/>
        </w:rPr>
      </w:pPr>
    </w:p>
    <w:p w14:paraId="2E9224EF" w14:textId="77777777" w:rsidR="007E06E0" w:rsidRDefault="007E06E0" w:rsidP="007E06E0">
      <w:pPr>
        <w:spacing w:after="0" w:line="480" w:lineRule="auto"/>
        <w:jc w:val="both"/>
        <w:rPr>
          <w:rFonts w:ascii="Arial" w:hAnsi="Arial" w:cs="Arial"/>
          <w:sz w:val="28"/>
          <w:szCs w:val="28"/>
          <w:lang w:val="en-US"/>
        </w:rPr>
      </w:pPr>
    </w:p>
    <w:p w14:paraId="2362DD47" w14:textId="4D69DBAD" w:rsidR="007E06E0" w:rsidRPr="007E06E0" w:rsidRDefault="007E06E0" w:rsidP="007E06E0">
      <w:pPr>
        <w:spacing w:after="0" w:line="480" w:lineRule="auto"/>
        <w:jc w:val="right"/>
        <w:rPr>
          <w:del w:id="247" w:author="Проект новой редакции" w:date="2026-10-23T13:45:00Z"/>
          <w:rFonts w:ascii="Arial" w:hAnsi="Arial" w:cs="Arial"/>
          <w:b/>
          <w:sz w:val="28"/>
          <w:szCs w:val="28"/>
          <w:lang w:val="en-US"/>
        </w:rPr>
      </w:pPr>
      <w:r w:rsidRPr="007E06E0">
        <w:rPr>
          <w:rFonts w:ascii="Arial" w:hAnsi="Arial" w:cs="Arial"/>
          <w:b/>
          <w:sz w:val="28"/>
          <w:szCs w:val="28"/>
          <w:lang w:val="en-US"/>
        </w:rPr>
        <w:t xml:space="preserve">The Management Council </w:t>
      </w:r>
      <w:r>
        <w:rPr>
          <w:rFonts w:ascii="Arial" w:hAnsi="Arial" w:cs="Arial"/>
          <w:b/>
          <w:sz w:val="28"/>
          <w:szCs w:val="28"/>
          <w:lang w:val="en-US"/>
        </w:rPr>
        <w:t xml:space="preserve">                          </w:t>
      </w:r>
      <w:del w:id="248" w:author="Проект новой редакции" w:date="2026-10-23T13:45:00Z">
        <w:r w:rsidRPr="007E06E0">
          <w:rPr>
            <w:rFonts w:ascii="Arial" w:hAnsi="Arial" w:cs="Arial"/>
            <w:b/>
            <w:sz w:val="28"/>
            <w:szCs w:val="28"/>
            <w:lang w:val="en-US"/>
          </w:rPr>
          <w:delText xml:space="preserve">Annex </w:delText>
        </w:r>
        <w:r w:rsidR="00102DBA">
          <w:rPr>
            <w:rFonts w:ascii="Arial" w:hAnsi="Arial" w:cs="Arial"/>
            <w:b/>
            <w:sz w:val="28"/>
            <w:szCs w:val="28"/>
            <w:lang w:val="en-US"/>
          </w:rPr>
          <w:delText>2</w:delText>
        </w:r>
      </w:del>
    </w:p>
    <w:p w14:paraId="08446FF5" w14:textId="37313426" w:rsidR="007E06E0" w:rsidRPr="006218FD" w:rsidRDefault="007E06E0" w:rsidP="007E06E0">
      <w:pPr>
        <w:pStyle w:val="a5"/>
        <w:spacing w:after="0" w:line="480" w:lineRule="auto"/>
        <w:ind w:left="0"/>
        <w:jc w:val="both"/>
        <w:rPr>
          <w:del w:id="249" w:author="Проект новой редакции" w:date="2026-10-23T13:45:00Z"/>
          <w:rFonts w:ascii="Arial" w:hAnsi="Arial" w:cs="Arial"/>
          <w:sz w:val="28"/>
          <w:szCs w:val="28"/>
          <w:lang w:val="en-US"/>
        </w:rPr>
      </w:pPr>
      <w:del w:id="250" w:author="Проект новой редакции" w:date="2026-10-23T13:45:00Z">
        <w:r>
          <w:rPr>
            <w:rFonts w:ascii="Arial" w:hAnsi="Arial" w:cs="Arial"/>
            <w:sz w:val="28"/>
            <w:szCs w:val="28"/>
            <w:lang w:val="en-US"/>
          </w:rPr>
          <w:delText xml:space="preserve">1. </w:delText>
        </w:r>
        <w:r w:rsidRPr="006218FD">
          <w:rPr>
            <w:rFonts w:ascii="Arial" w:hAnsi="Arial" w:cs="Arial"/>
            <w:sz w:val="28"/>
            <w:szCs w:val="28"/>
            <w:lang w:val="en-US"/>
          </w:rPr>
          <w:delText>Jangarashev Rolan</w:delText>
        </w:r>
        <w:r>
          <w:rPr>
            <w:rFonts w:ascii="Arial" w:hAnsi="Arial" w:cs="Arial"/>
            <w:sz w:val="28"/>
            <w:szCs w:val="28"/>
            <w:lang w:val="en-US"/>
          </w:rPr>
          <w:delText xml:space="preserve"> ______________</w:delText>
        </w:r>
      </w:del>
    </w:p>
    <w:p w14:paraId="4487D23C" w14:textId="6DCCBF8D" w:rsidR="007E06E0" w:rsidRPr="006218FD" w:rsidRDefault="007E06E0" w:rsidP="007E06E0">
      <w:pPr>
        <w:pStyle w:val="a5"/>
        <w:spacing w:after="0" w:line="480" w:lineRule="auto"/>
        <w:ind w:left="0"/>
        <w:jc w:val="both"/>
        <w:rPr>
          <w:del w:id="251" w:author="Проект новой редакции" w:date="2026-10-23T13:45:00Z"/>
          <w:rFonts w:ascii="Arial" w:hAnsi="Arial" w:cs="Arial"/>
          <w:sz w:val="28"/>
          <w:szCs w:val="28"/>
          <w:lang w:val="en-US"/>
        </w:rPr>
      </w:pPr>
      <w:del w:id="252" w:author="Проект новой редакции" w:date="2026-10-23T13:45:00Z">
        <w:r>
          <w:rPr>
            <w:rFonts w:ascii="Arial" w:hAnsi="Arial" w:cs="Arial"/>
            <w:sz w:val="28"/>
            <w:szCs w:val="28"/>
            <w:lang w:val="en-US"/>
          </w:rPr>
          <w:delText xml:space="preserve">2. </w:delText>
        </w:r>
        <w:r w:rsidR="00102DBA">
          <w:rPr>
            <w:rFonts w:ascii="Arial" w:hAnsi="Arial" w:cs="Arial"/>
            <w:sz w:val="28"/>
            <w:szCs w:val="28"/>
            <w:lang w:val="en-US"/>
          </w:rPr>
          <w:delText>Temirbekov Murat</w:delText>
        </w:r>
        <w:r>
          <w:rPr>
            <w:rFonts w:ascii="Arial" w:hAnsi="Arial" w:cs="Arial"/>
            <w:sz w:val="28"/>
            <w:szCs w:val="28"/>
            <w:lang w:val="en-US"/>
          </w:rPr>
          <w:delText xml:space="preserve"> _______________</w:delText>
        </w:r>
      </w:del>
    </w:p>
    <w:p w14:paraId="22CFB673" w14:textId="77777777" w:rsidR="007E06E0" w:rsidRDefault="007E06E0" w:rsidP="007E06E0">
      <w:pPr>
        <w:spacing w:after="0" w:line="480" w:lineRule="auto"/>
        <w:jc w:val="both"/>
        <w:rPr>
          <w:del w:id="253" w:author="Проект новой редакции" w:date="2026-10-23T13:45:00Z"/>
          <w:rFonts w:ascii="Arial" w:hAnsi="Arial" w:cs="Arial"/>
          <w:sz w:val="28"/>
          <w:szCs w:val="28"/>
          <w:lang w:val="en-US"/>
        </w:rPr>
      </w:pPr>
    </w:p>
    <w:p w14:paraId="33A8A28D" w14:textId="77777777" w:rsidR="00102DBA" w:rsidRDefault="00102DBA" w:rsidP="007E06E0">
      <w:pPr>
        <w:spacing w:after="0" w:line="480" w:lineRule="auto"/>
        <w:jc w:val="both"/>
        <w:rPr>
          <w:del w:id="254" w:author="Проект новой редакции" w:date="2026-10-23T13:45:00Z"/>
          <w:rFonts w:ascii="Arial" w:hAnsi="Arial" w:cs="Arial"/>
          <w:sz w:val="28"/>
          <w:szCs w:val="28"/>
          <w:lang w:val="en-US"/>
        </w:rPr>
      </w:pPr>
    </w:p>
    <w:p w14:paraId="6F76AF4D" w14:textId="77777777" w:rsidR="00102DBA" w:rsidRDefault="00102DBA" w:rsidP="007E06E0">
      <w:pPr>
        <w:spacing w:after="0" w:line="480" w:lineRule="auto"/>
        <w:jc w:val="both"/>
        <w:rPr>
          <w:del w:id="255" w:author="Проект новой редакции" w:date="2026-10-23T13:45:00Z"/>
          <w:rFonts w:ascii="Arial" w:hAnsi="Arial" w:cs="Arial"/>
          <w:sz w:val="28"/>
          <w:szCs w:val="28"/>
          <w:lang w:val="en-US"/>
        </w:rPr>
      </w:pPr>
    </w:p>
    <w:p w14:paraId="4830234F" w14:textId="77777777" w:rsidR="00102DBA" w:rsidRDefault="00102DBA" w:rsidP="007E06E0">
      <w:pPr>
        <w:spacing w:after="0" w:line="480" w:lineRule="auto"/>
        <w:jc w:val="both"/>
        <w:rPr>
          <w:del w:id="256" w:author="Проект новой редакции" w:date="2026-10-23T13:45:00Z"/>
          <w:rFonts w:ascii="Arial" w:hAnsi="Arial" w:cs="Arial"/>
          <w:sz w:val="28"/>
          <w:szCs w:val="28"/>
          <w:lang w:val="en-US"/>
        </w:rPr>
      </w:pPr>
    </w:p>
    <w:p w14:paraId="7285832C" w14:textId="77777777" w:rsidR="00102DBA" w:rsidRDefault="00102DBA" w:rsidP="007E06E0">
      <w:pPr>
        <w:spacing w:after="0" w:line="480" w:lineRule="auto"/>
        <w:jc w:val="both"/>
        <w:rPr>
          <w:del w:id="257" w:author="Проект новой редакции" w:date="2026-10-23T13:45:00Z"/>
          <w:rFonts w:ascii="Arial" w:hAnsi="Arial" w:cs="Arial"/>
          <w:sz w:val="28"/>
          <w:szCs w:val="28"/>
          <w:lang w:val="en-US"/>
        </w:rPr>
      </w:pPr>
    </w:p>
    <w:p w14:paraId="114D6D35" w14:textId="77777777" w:rsidR="00102DBA" w:rsidRDefault="00102DBA" w:rsidP="007E06E0">
      <w:pPr>
        <w:spacing w:after="0" w:line="480" w:lineRule="auto"/>
        <w:jc w:val="both"/>
        <w:rPr>
          <w:del w:id="258" w:author="Проект новой редакции" w:date="2026-10-23T13:45:00Z"/>
          <w:rFonts w:ascii="Arial" w:hAnsi="Arial" w:cs="Arial"/>
          <w:sz w:val="28"/>
          <w:szCs w:val="28"/>
          <w:lang w:val="en-US"/>
        </w:rPr>
      </w:pPr>
    </w:p>
    <w:p w14:paraId="15F04D57" w14:textId="77777777" w:rsidR="00102DBA" w:rsidRDefault="00102DBA" w:rsidP="007E06E0">
      <w:pPr>
        <w:spacing w:after="0" w:line="480" w:lineRule="auto"/>
        <w:jc w:val="both"/>
        <w:rPr>
          <w:del w:id="259" w:author="Проект новой редакции" w:date="2026-10-23T13:45:00Z"/>
          <w:rFonts w:ascii="Arial" w:hAnsi="Arial" w:cs="Arial"/>
          <w:sz w:val="28"/>
          <w:szCs w:val="28"/>
          <w:lang w:val="en-US"/>
        </w:rPr>
      </w:pPr>
    </w:p>
    <w:p w14:paraId="5AE33677" w14:textId="77777777" w:rsidR="00102DBA" w:rsidRDefault="00102DBA" w:rsidP="007E06E0">
      <w:pPr>
        <w:spacing w:after="0" w:line="480" w:lineRule="auto"/>
        <w:jc w:val="both"/>
        <w:rPr>
          <w:del w:id="260" w:author="Проект новой редакции" w:date="2026-10-23T13:45:00Z"/>
          <w:rFonts w:ascii="Arial" w:hAnsi="Arial" w:cs="Arial"/>
          <w:sz w:val="28"/>
          <w:szCs w:val="28"/>
          <w:lang w:val="en-US"/>
        </w:rPr>
      </w:pPr>
    </w:p>
    <w:p w14:paraId="6830602F" w14:textId="77777777" w:rsidR="00102DBA" w:rsidRDefault="00102DBA" w:rsidP="007E06E0">
      <w:pPr>
        <w:spacing w:after="0" w:line="480" w:lineRule="auto"/>
        <w:jc w:val="both"/>
        <w:rPr>
          <w:del w:id="261" w:author="Проект новой редакции" w:date="2026-10-23T13:45:00Z"/>
          <w:rFonts w:ascii="Arial" w:hAnsi="Arial" w:cs="Arial"/>
          <w:sz w:val="28"/>
          <w:szCs w:val="28"/>
          <w:lang w:val="en-US"/>
        </w:rPr>
      </w:pPr>
    </w:p>
    <w:p w14:paraId="0CC0984B" w14:textId="77777777" w:rsidR="00102DBA" w:rsidRDefault="00102DBA" w:rsidP="007E06E0">
      <w:pPr>
        <w:spacing w:after="0" w:line="480" w:lineRule="auto"/>
        <w:jc w:val="both"/>
        <w:rPr>
          <w:del w:id="262" w:author="Проект новой редакции" w:date="2026-10-23T13:45:00Z"/>
          <w:rFonts w:ascii="Arial" w:hAnsi="Arial" w:cs="Arial"/>
          <w:sz w:val="28"/>
          <w:szCs w:val="28"/>
          <w:lang w:val="en-US"/>
        </w:rPr>
      </w:pPr>
    </w:p>
    <w:p w14:paraId="1A7183D3" w14:textId="77777777" w:rsidR="00102DBA" w:rsidRDefault="00102DBA" w:rsidP="007E06E0">
      <w:pPr>
        <w:spacing w:after="0" w:line="480" w:lineRule="auto"/>
        <w:jc w:val="both"/>
        <w:rPr>
          <w:del w:id="263" w:author="Проект новой редакции" w:date="2026-10-23T13:45:00Z"/>
          <w:rFonts w:ascii="Arial" w:hAnsi="Arial" w:cs="Arial"/>
          <w:sz w:val="28"/>
          <w:szCs w:val="28"/>
          <w:lang w:val="en-US"/>
        </w:rPr>
      </w:pPr>
    </w:p>
    <w:p w14:paraId="5C8784A6" w14:textId="77777777" w:rsidR="00102DBA" w:rsidRDefault="00102DBA" w:rsidP="007E06E0">
      <w:pPr>
        <w:spacing w:after="0" w:line="480" w:lineRule="auto"/>
        <w:jc w:val="both"/>
        <w:rPr>
          <w:del w:id="264" w:author="Проект новой редакции" w:date="2026-10-23T13:45:00Z"/>
          <w:rFonts w:ascii="Arial" w:hAnsi="Arial" w:cs="Arial"/>
          <w:sz w:val="28"/>
          <w:szCs w:val="28"/>
          <w:lang w:val="en-US"/>
        </w:rPr>
      </w:pPr>
    </w:p>
    <w:p w14:paraId="44064788" w14:textId="77777777" w:rsidR="00102DBA" w:rsidRDefault="00102DBA" w:rsidP="007E06E0">
      <w:pPr>
        <w:spacing w:after="0" w:line="480" w:lineRule="auto"/>
        <w:jc w:val="both"/>
        <w:rPr>
          <w:del w:id="265" w:author="Проект новой редакции" w:date="2026-10-23T13:45:00Z"/>
          <w:rFonts w:ascii="Arial" w:hAnsi="Arial" w:cs="Arial"/>
          <w:sz w:val="28"/>
          <w:szCs w:val="28"/>
          <w:lang w:val="en-US"/>
        </w:rPr>
      </w:pPr>
    </w:p>
    <w:p w14:paraId="680A1EA7" w14:textId="77777777" w:rsidR="00102DBA" w:rsidRDefault="00102DBA" w:rsidP="007E06E0">
      <w:pPr>
        <w:spacing w:after="0" w:line="480" w:lineRule="auto"/>
        <w:jc w:val="both"/>
        <w:rPr>
          <w:del w:id="266" w:author="Проект новой редакции" w:date="2026-10-23T13:45:00Z"/>
          <w:rFonts w:ascii="Arial" w:hAnsi="Arial" w:cs="Arial"/>
          <w:sz w:val="28"/>
          <w:szCs w:val="28"/>
          <w:lang w:val="en-US"/>
        </w:rPr>
      </w:pPr>
    </w:p>
    <w:p w14:paraId="253C6CBB" w14:textId="77777777" w:rsidR="00102DBA" w:rsidRDefault="00102DBA" w:rsidP="007E06E0">
      <w:pPr>
        <w:spacing w:after="0" w:line="480" w:lineRule="auto"/>
        <w:jc w:val="both"/>
        <w:rPr>
          <w:del w:id="267" w:author="Проект новой редакции" w:date="2026-10-23T13:45:00Z"/>
          <w:rFonts w:ascii="Arial" w:hAnsi="Arial" w:cs="Arial"/>
          <w:sz w:val="28"/>
          <w:szCs w:val="28"/>
          <w:lang w:val="en-US"/>
        </w:rPr>
      </w:pPr>
    </w:p>
    <w:p w14:paraId="74368486" w14:textId="77777777" w:rsidR="00102DBA" w:rsidRDefault="00102DBA" w:rsidP="007E06E0">
      <w:pPr>
        <w:spacing w:after="0" w:line="480" w:lineRule="auto"/>
        <w:jc w:val="both"/>
        <w:rPr>
          <w:del w:id="268" w:author="Проект новой редакции" w:date="2026-10-23T13:45:00Z"/>
          <w:rFonts w:ascii="Arial" w:hAnsi="Arial" w:cs="Arial"/>
          <w:sz w:val="28"/>
          <w:szCs w:val="28"/>
          <w:lang w:val="en-US"/>
        </w:rPr>
      </w:pPr>
    </w:p>
    <w:p w14:paraId="58A080F4" w14:textId="77777777" w:rsidR="00102DBA" w:rsidRDefault="00102DBA" w:rsidP="007E06E0">
      <w:pPr>
        <w:spacing w:after="0" w:line="480" w:lineRule="auto"/>
        <w:jc w:val="both"/>
        <w:rPr>
          <w:del w:id="269" w:author="Проект новой редакции" w:date="2026-10-23T13:45:00Z"/>
          <w:rFonts w:ascii="Arial" w:hAnsi="Arial" w:cs="Arial"/>
          <w:sz w:val="28"/>
          <w:szCs w:val="28"/>
          <w:lang w:val="en-US"/>
        </w:rPr>
      </w:pPr>
    </w:p>
    <w:p w14:paraId="69DCB99E" w14:textId="77777777" w:rsidR="00102DBA" w:rsidRDefault="00102DBA" w:rsidP="007E06E0">
      <w:pPr>
        <w:spacing w:after="0" w:line="480" w:lineRule="auto"/>
        <w:jc w:val="both"/>
        <w:rPr>
          <w:del w:id="270" w:author="Проект новой редакции" w:date="2026-10-23T13:45:00Z"/>
          <w:rFonts w:ascii="Arial" w:hAnsi="Arial" w:cs="Arial"/>
          <w:sz w:val="28"/>
          <w:szCs w:val="28"/>
          <w:lang w:val="en-US"/>
        </w:rPr>
      </w:pPr>
    </w:p>
    <w:p w14:paraId="7E2497DF" w14:textId="77777777" w:rsidR="00102DBA" w:rsidRDefault="00102DBA" w:rsidP="007E06E0">
      <w:pPr>
        <w:spacing w:after="0" w:line="480" w:lineRule="auto"/>
        <w:jc w:val="both"/>
        <w:rPr>
          <w:del w:id="271" w:author="Проект новой редакции" w:date="2026-10-23T13:45:00Z"/>
          <w:rFonts w:ascii="Arial" w:hAnsi="Arial" w:cs="Arial"/>
          <w:sz w:val="28"/>
          <w:szCs w:val="28"/>
          <w:lang w:val="en-US"/>
        </w:rPr>
      </w:pPr>
    </w:p>
    <w:p w14:paraId="1468B08F" w14:textId="77777777" w:rsidR="00102DBA" w:rsidRDefault="00102DBA" w:rsidP="007E06E0">
      <w:pPr>
        <w:spacing w:after="0" w:line="480" w:lineRule="auto"/>
        <w:jc w:val="both"/>
        <w:rPr>
          <w:del w:id="272" w:author="Проект новой редакции" w:date="2026-10-23T13:45:00Z"/>
          <w:rFonts w:ascii="Arial" w:hAnsi="Arial" w:cs="Arial"/>
          <w:sz w:val="28"/>
          <w:szCs w:val="28"/>
          <w:lang w:val="en-US"/>
        </w:rPr>
      </w:pPr>
    </w:p>
    <w:p w14:paraId="36FF6681" w14:textId="77DE45EA" w:rsidR="00102DBA" w:rsidRPr="007E06E0" w:rsidRDefault="00102DBA" w:rsidP="00102DBA">
      <w:pPr>
        <w:spacing w:after="0" w:line="480" w:lineRule="auto"/>
        <w:jc w:val="right"/>
        <w:rPr>
          <w:rFonts w:ascii="Arial" w:hAnsi="Arial" w:cs="Arial"/>
          <w:b/>
          <w:sz w:val="28"/>
          <w:szCs w:val="28"/>
          <w:lang w:val="en-US"/>
        </w:rPr>
      </w:pPr>
      <w:del w:id="273" w:author="Проект новой редакции" w:date="2026-10-23T13:45:00Z">
        <w:r w:rsidRPr="007E06E0">
          <w:rPr>
            <w:rFonts w:ascii="Arial" w:hAnsi="Arial" w:cs="Arial"/>
            <w:b/>
            <w:sz w:val="28"/>
            <w:szCs w:val="28"/>
            <w:lang w:val="en-US"/>
          </w:rPr>
          <w:delText xml:space="preserve">Guardian Council                           </w:delText>
        </w:r>
      </w:del>
      <w:r w:rsidRPr="007E06E0">
        <w:rPr>
          <w:rFonts w:ascii="Arial" w:hAnsi="Arial" w:cs="Arial"/>
          <w:b/>
          <w:sz w:val="28"/>
          <w:szCs w:val="28"/>
          <w:lang w:val="en-US"/>
        </w:rPr>
        <w:t xml:space="preserve">         Annex </w:t>
      </w:r>
      <w:r>
        <w:rPr>
          <w:rFonts w:ascii="Arial" w:hAnsi="Arial" w:cs="Arial"/>
          <w:b/>
          <w:sz w:val="28"/>
          <w:szCs w:val="28"/>
          <w:lang w:val="en-US"/>
        </w:rPr>
        <w:t>3</w:t>
      </w:r>
    </w:p>
    <w:p w14:paraId="7F0C2339" w14:textId="7715F3C1" w:rsidR="00102DBA" w:rsidRPr="006218FD" w:rsidRDefault="00102DBA" w:rsidP="00102DBA">
      <w:pPr>
        <w:pStyle w:val="a5"/>
        <w:spacing w:after="0" w:line="480" w:lineRule="auto"/>
        <w:ind w:left="0"/>
        <w:jc w:val="both"/>
        <w:rPr>
          <w:rFonts w:ascii="Arial" w:hAnsi="Arial" w:cs="Arial"/>
          <w:sz w:val="28"/>
          <w:szCs w:val="28"/>
          <w:lang w:val="en-US"/>
        </w:rPr>
      </w:pPr>
      <w:r>
        <w:rPr>
          <w:rFonts w:ascii="Arial" w:hAnsi="Arial" w:cs="Arial"/>
          <w:sz w:val="28"/>
          <w:szCs w:val="28"/>
          <w:lang w:val="en-US"/>
        </w:rPr>
        <w:t xml:space="preserve">1. </w:t>
      </w:r>
      <w:ins w:id="274" w:author="Проект новой редакции" w:date="2026-10-23T13:45:00Z">
        <w:r w:rsidR="00DA0027">
          <w:rPr>
            <w:rFonts w:ascii="Arial" w:hAnsi="Arial" w:cs="Arial"/>
            <w:sz w:val="28"/>
            <w:szCs w:val="28"/>
            <w:lang w:val="en-US"/>
          </w:rPr>
          <w:t>Chief Executive Officer</w:t>
        </w:r>
        <w:r w:rsidR="00FD1683">
          <w:rPr>
            <w:rFonts w:ascii="Arial" w:hAnsi="Arial" w:cs="Arial"/>
            <w:sz w:val="28"/>
            <w:szCs w:val="28"/>
            <w:lang w:val="en-US"/>
          </w:rPr>
          <w:t xml:space="preserve"> </w:t>
        </w:r>
        <w:r w:rsidR="00567542">
          <w:rPr>
            <w:rFonts w:ascii="Arial" w:hAnsi="Arial" w:cs="Arial"/>
            <w:sz w:val="28"/>
            <w:szCs w:val="28"/>
            <w:lang w:val="en-US"/>
          </w:rPr>
          <w:t>–</w:t>
        </w:r>
        <w:r w:rsidR="00FD1683">
          <w:rPr>
            <w:rFonts w:ascii="Arial" w:hAnsi="Arial" w:cs="Arial"/>
            <w:sz w:val="28"/>
            <w:szCs w:val="28"/>
            <w:lang w:val="en-US"/>
          </w:rPr>
          <w:t xml:space="preserve"> Mr Yerlik Karazhan ____________________ (signature)</w:t>
        </w:r>
      </w:ins>
      <w:del w:id="275" w:author="Проект новой редакции" w:date="2026-10-23T13:45:00Z">
        <w:r>
          <w:rPr>
            <w:rFonts w:ascii="Arial" w:hAnsi="Arial" w:cs="Arial"/>
            <w:sz w:val="28"/>
            <w:szCs w:val="28"/>
            <w:lang w:val="en-US"/>
          </w:rPr>
          <w:delText>Erlan Nyssanbayev _________________</w:delText>
        </w:r>
      </w:del>
    </w:p>
    <w:p w14:paraId="2035362A" w14:textId="77777777" w:rsidR="00102DBA" w:rsidRPr="006218FD" w:rsidRDefault="00404C17" w:rsidP="00102DBA">
      <w:pPr>
        <w:pStyle w:val="a5"/>
        <w:spacing w:after="0" w:line="480" w:lineRule="auto"/>
        <w:ind w:left="0"/>
        <w:jc w:val="both"/>
        <w:rPr>
          <w:ins w:id="276" w:author="Проект новой редакции" w:date="2026-10-23T13:45:00Z"/>
          <w:rFonts w:ascii="Arial" w:hAnsi="Arial" w:cs="Arial"/>
          <w:sz w:val="28"/>
          <w:szCs w:val="28"/>
          <w:lang w:val="en-US"/>
        </w:rPr>
      </w:pPr>
      <w:ins w:id="277" w:author="Проект новой редакции" w:date="2026-10-23T13:45:00Z">
        <w:r>
          <w:rPr>
            <w:rFonts w:ascii="Arial" w:hAnsi="Arial" w:cs="Arial"/>
            <w:sz w:val="28"/>
            <w:szCs w:val="28"/>
            <w:lang w:val="en-US"/>
          </w:rPr>
          <w:t>2. Deputy Chief Executive Officer on administrative issues – Mr Murat Temirbekov ____________________ (signature)</w:t>
        </w:r>
      </w:ins>
    </w:p>
    <w:p w14:paraId="0FB04309" w14:textId="77777777" w:rsidR="00102DBA" w:rsidRDefault="00102DBA" w:rsidP="00102DBA">
      <w:pPr>
        <w:spacing w:after="0" w:line="480" w:lineRule="auto"/>
        <w:jc w:val="both"/>
        <w:rPr>
          <w:rFonts w:ascii="Arial" w:hAnsi="Arial" w:cs="Arial"/>
          <w:sz w:val="28"/>
          <w:szCs w:val="28"/>
          <w:lang w:val="en-US"/>
        </w:rPr>
      </w:pPr>
    </w:p>
    <w:p w14:paraId="2720F90E" w14:textId="77777777" w:rsidR="00102DBA" w:rsidRPr="007E06E0" w:rsidRDefault="00102DBA" w:rsidP="007E06E0">
      <w:pPr>
        <w:spacing w:after="0" w:line="480" w:lineRule="auto"/>
        <w:jc w:val="both"/>
        <w:rPr>
          <w:rFonts w:ascii="Arial" w:hAnsi="Arial" w:cs="Arial"/>
          <w:sz w:val="28"/>
          <w:szCs w:val="28"/>
          <w:lang w:val="en-US"/>
        </w:rPr>
      </w:pPr>
    </w:p>
    <w:sectPr w:rsidR="00102DBA" w:rsidRPr="007E06E0" w:rsidSect="008F4B92">
      <w:headerReference w:type="default" r:id="rId8"/>
      <w:footerReference w:type="even" r:id="rId9"/>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5AF45" w14:textId="77777777" w:rsidR="00CA4BEF" w:rsidRDefault="00CA4BEF" w:rsidP="008F4B92">
      <w:pPr>
        <w:spacing w:after="0" w:line="240" w:lineRule="auto"/>
      </w:pPr>
      <w:r>
        <w:separator/>
      </w:r>
    </w:p>
  </w:endnote>
  <w:endnote w:type="continuationSeparator" w:id="0">
    <w:p w14:paraId="6C39F1CB" w14:textId="77777777" w:rsidR="00CA4BEF" w:rsidRDefault="00CA4BEF" w:rsidP="008F4B92">
      <w:pPr>
        <w:spacing w:after="0" w:line="240" w:lineRule="auto"/>
      </w:pPr>
      <w:r>
        <w:continuationSeparator/>
      </w:r>
    </w:p>
  </w:endnote>
  <w:endnote w:type="continuationNotice" w:id="1">
    <w:p w14:paraId="4D46A402" w14:textId="77777777" w:rsidR="00CA4BEF" w:rsidRDefault="00CA4B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8"/>
      </w:rPr>
      <w:id w:val="-2046444325"/>
      <w:docPartObj>
        <w:docPartGallery w:val="Page Numbers (Bottom of Page)"/>
        <w:docPartUnique/>
      </w:docPartObj>
    </w:sdtPr>
    <w:sdtEndPr>
      <w:rPr>
        <w:rStyle w:val="a8"/>
      </w:rPr>
    </w:sdtEndPr>
    <w:sdtContent>
      <w:p w14:paraId="594BF1A7" w14:textId="77777777" w:rsidR="008F4B92" w:rsidRDefault="008F4B92" w:rsidP="008F4B92">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end"/>
        </w:r>
      </w:p>
    </w:sdtContent>
  </w:sdt>
  <w:p w14:paraId="51828A81" w14:textId="77777777" w:rsidR="008F4B92" w:rsidRDefault="008F4B92">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8"/>
      </w:rPr>
      <w:id w:val="-1843469833"/>
      <w:docPartObj>
        <w:docPartGallery w:val="Page Numbers (Bottom of Page)"/>
        <w:docPartUnique/>
      </w:docPartObj>
    </w:sdtPr>
    <w:sdtEndPr>
      <w:rPr>
        <w:rStyle w:val="a8"/>
      </w:rPr>
    </w:sdtEndPr>
    <w:sdtContent>
      <w:p w14:paraId="128595A2" w14:textId="77777777" w:rsidR="008F4B92" w:rsidRDefault="008F4B92" w:rsidP="008F4B92">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sidR="00CA4BEF">
          <w:rPr>
            <w:rStyle w:val="a8"/>
            <w:noProof/>
          </w:rPr>
          <w:t>10</w:t>
        </w:r>
        <w:r>
          <w:rPr>
            <w:rStyle w:val="a8"/>
          </w:rPr>
          <w:fldChar w:fldCharType="end"/>
        </w:r>
      </w:p>
    </w:sdtContent>
  </w:sdt>
  <w:p w14:paraId="29CA2D9D" w14:textId="77777777" w:rsidR="008F4B92" w:rsidRDefault="008F4B9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663D7C" w14:textId="77777777" w:rsidR="00CA4BEF" w:rsidRDefault="00CA4BEF" w:rsidP="008F4B92">
      <w:pPr>
        <w:spacing w:after="0" w:line="240" w:lineRule="auto"/>
      </w:pPr>
      <w:r>
        <w:separator/>
      </w:r>
    </w:p>
  </w:footnote>
  <w:footnote w:type="continuationSeparator" w:id="0">
    <w:p w14:paraId="414219DC" w14:textId="77777777" w:rsidR="00CA4BEF" w:rsidRDefault="00CA4BEF" w:rsidP="008F4B92">
      <w:pPr>
        <w:spacing w:after="0" w:line="240" w:lineRule="auto"/>
      </w:pPr>
      <w:r>
        <w:continuationSeparator/>
      </w:r>
    </w:p>
  </w:footnote>
  <w:footnote w:type="continuationNotice" w:id="1">
    <w:p w14:paraId="23623C30" w14:textId="77777777" w:rsidR="00CA4BEF" w:rsidRDefault="00CA4BEF">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AB6456" w14:textId="77777777" w:rsidR="00CA4BEF" w:rsidRDefault="00CA4BEF">
    <w:pPr>
      <w:pStyle w:val="a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5247"/>
    <w:multiLevelType w:val="hybridMultilevel"/>
    <w:tmpl w:val="71684736"/>
    <w:lvl w:ilvl="0" w:tplc="0419000F">
      <w:start w:val="1"/>
      <w:numFmt w:val="decimal"/>
      <w:lvlText w:val="%1."/>
      <w:lvlJc w:val="left"/>
      <w:pPr>
        <w:ind w:left="1353"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96606DB"/>
    <w:multiLevelType w:val="multilevel"/>
    <w:tmpl w:val="BE2AF536"/>
    <w:lvl w:ilvl="0">
      <w:start w:val="1"/>
      <w:numFmt w:val="decimal"/>
      <w:lvlText w:val="%1."/>
      <w:lvlJc w:val="left"/>
      <w:pPr>
        <w:ind w:left="1429"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43FA1A4D"/>
    <w:multiLevelType w:val="hybridMultilevel"/>
    <w:tmpl w:val="A5F4230A"/>
    <w:lvl w:ilvl="0" w:tplc="5EF2E214">
      <w:start w:val="2"/>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6" w:nlCheck="1" w:checkStyle="1"/>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F4D"/>
    <w:rsid w:val="0002076D"/>
    <w:rsid w:val="000624AA"/>
    <w:rsid w:val="00093413"/>
    <w:rsid w:val="000D4FFA"/>
    <w:rsid w:val="000F38E2"/>
    <w:rsid w:val="00102DBA"/>
    <w:rsid w:val="00142D19"/>
    <w:rsid w:val="001475EA"/>
    <w:rsid w:val="00165B30"/>
    <w:rsid w:val="0017481D"/>
    <w:rsid w:val="00197C5D"/>
    <w:rsid w:val="001C2354"/>
    <w:rsid w:val="001F3FE0"/>
    <w:rsid w:val="00203321"/>
    <w:rsid w:val="00212437"/>
    <w:rsid w:val="00241122"/>
    <w:rsid w:val="002433BB"/>
    <w:rsid w:val="002C1504"/>
    <w:rsid w:val="002D450E"/>
    <w:rsid w:val="002F78B2"/>
    <w:rsid w:val="003009FC"/>
    <w:rsid w:val="00305CF9"/>
    <w:rsid w:val="0032095E"/>
    <w:rsid w:val="00365E32"/>
    <w:rsid w:val="00373ACF"/>
    <w:rsid w:val="003B18D0"/>
    <w:rsid w:val="003B2EBB"/>
    <w:rsid w:val="003D2D3F"/>
    <w:rsid w:val="003E4097"/>
    <w:rsid w:val="003E7CB8"/>
    <w:rsid w:val="00404C17"/>
    <w:rsid w:val="004B5FD6"/>
    <w:rsid w:val="004D37CE"/>
    <w:rsid w:val="004E36D7"/>
    <w:rsid w:val="004F6811"/>
    <w:rsid w:val="004F7305"/>
    <w:rsid w:val="005240AD"/>
    <w:rsid w:val="005419E9"/>
    <w:rsid w:val="00550A98"/>
    <w:rsid w:val="00554182"/>
    <w:rsid w:val="00560ECD"/>
    <w:rsid w:val="00567542"/>
    <w:rsid w:val="00575BAF"/>
    <w:rsid w:val="00595AA6"/>
    <w:rsid w:val="005B7FC5"/>
    <w:rsid w:val="006122B4"/>
    <w:rsid w:val="0061751C"/>
    <w:rsid w:val="006218FD"/>
    <w:rsid w:val="006405E9"/>
    <w:rsid w:val="006722E6"/>
    <w:rsid w:val="00687E13"/>
    <w:rsid w:val="006C37EF"/>
    <w:rsid w:val="006D3022"/>
    <w:rsid w:val="006E70C3"/>
    <w:rsid w:val="00723681"/>
    <w:rsid w:val="00726F79"/>
    <w:rsid w:val="007457A4"/>
    <w:rsid w:val="007537A4"/>
    <w:rsid w:val="00780F9A"/>
    <w:rsid w:val="007831DB"/>
    <w:rsid w:val="00783A58"/>
    <w:rsid w:val="007C3F29"/>
    <w:rsid w:val="007E06E0"/>
    <w:rsid w:val="008046C4"/>
    <w:rsid w:val="008125DB"/>
    <w:rsid w:val="00817E09"/>
    <w:rsid w:val="00835B59"/>
    <w:rsid w:val="008414A8"/>
    <w:rsid w:val="008C7D05"/>
    <w:rsid w:val="008D0245"/>
    <w:rsid w:val="008F4B92"/>
    <w:rsid w:val="00924867"/>
    <w:rsid w:val="00933930"/>
    <w:rsid w:val="0094242C"/>
    <w:rsid w:val="00954422"/>
    <w:rsid w:val="00975099"/>
    <w:rsid w:val="00992487"/>
    <w:rsid w:val="009C2F4D"/>
    <w:rsid w:val="00A3247C"/>
    <w:rsid w:val="00A43303"/>
    <w:rsid w:val="00A579DC"/>
    <w:rsid w:val="00A63A40"/>
    <w:rsid w:val="00A729C7"/>
    <w:rsid w:val="00AA077E"/>
    <w:rsid w:val="00AA1C6D"/>
    <w:rsid w:val="00AB1A37"/>
    <w:rsid w:val="00AE1544"/>
    <w:rsid w:val="00B01AEA"/>
    <w:rsid w:val="00B5615B"/>
    <w:rsid w:val="00B83B64"/>
    <w:rsid w:val="00B97769"/>
    <w:rsid w:val="00BD221E"/>
    <w:rsid w:val="00BD44A7"/>
    <w:rsid w:val="00BF6DBA"/>
    <w:rsid w:val="00C13E78"/>
    <w:rsid w:val="00C36F1E"/>
    <w:rsid w:val="00C51E06"/>
    <w:rsid w:val="00C752B1"/>
    <w:rsid w:val="00CA4BEF"/>
    <w:rsid w:val="00CB631F"/>
    <w:rsid w:val="00CB6F0E"/>
    <w:rsid w:val="00CC5323"/>
    <w:rsid w:val="00D046A6"/>
    <w:rsid w:val="00D31DF9"/>
    <w:rsid w:val="00D4234C"/>
    <w:rsid w:val="00D46338"/>
    <w:rsid w:val="00D66DAE"/>
    <w:rsid w:val="00DA0027"/>
    <w:rsid w:val="00DC0F5C"/>
    <w:rsid w:val="00DC23CF"/>
    <w:rsid w:val="00DE3F81"/>
    <w:rsid w:val="00DE5CBD"/>
    <w:rsid w:val="00DE787A"/>
    <w:rsid w:val="00DF1E42"/>
    <w:rsid w:val="00E16C66"/>
    <w:rsid w:val="00E2343D"/>
    <w:rsid w:val="00E265C3"/>
    <w:rsid w:val="00E35B61"/>
    <w:rsid w:val="00E41C79"/>
    <w:rsid w:val="00E47BC0"/>
    <w:rsid w:val="00E50E7B"/>
    <w:rsid w:val="00E745E5"/>
    <w:rsid w:val="00E825DE"/>
    <w:rsid w:val="00E92728"/>
    <w:rsid w:val="00E95ED6"/>
    <w:rsid w:val="00EA752C"/>
    <w:rsid w:val="00EB366A"/>
    <w:rsid w:val="00EB3B90"/>
    <w:rsid w:val="00EC19AF"/>
    <w:rsid w:val="00EF4477"/>
    <w:rsid w:val="00EF5FC1"/>
    <w:rsid w:val="00F06CA0"/>
    <w:rsid w:val="00F134F4"/>
    <w:rsid w:val="00F2626B"/>
    <w:rsid w:val="00F31DD2"/>
    <w:rsid w:val="00F37E98"/>
    <w:rsid w:val="00F70E48"/>
    <w:rsid w:val="00F8392B"/>
    <w:rsid w:val="00F85CA3"/>
    <w:rsid w:val="00FA1117"/>
    <w:rsid w:val="00FD11BF"/>
    <w:rsid w:val="00FD16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E6BD"/>
  <w15:chartTrackingRefBased/>
  <w15:docId w15:val="{58FA6596-96A5-4189-B71E-11F16960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248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C0F5C"/>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DC0F5C"/>
    <w:rPr>
      <w:rFonts w:ascii="Segoe UI" w:hAnsi="Segoe UI" w:cs="Segoe UI"/>
      <w:sz w:val="18"/>
      <w:szCs w:val="18"/>
    </w:rPr>
  </w:style>
  <w:style w:type="paragraph" w:styleId="a5">
    <w:name w:val="List Paragraph"/>
    <w:basedOn w:val="a"/>
    <w:uiPriority w:val="34"/>
    <w:qFormat/>
    <w:rsid w:val="00EF4477"/>
    <w:pPr>
      <w:ind w:left="720"/>
      <w:contextualSpacing/>
    </w:pPr>
  </w:style>
  <w:style w:type="character" w:customStyle="1" w:styleId="selectable-text">
    <w:name w:val="selectable-text"/>
    <w:basedOn w:val="a0"/>
    <w:rsid w:val="002F78B2"/>
  </w:style>
  <w:style w:type="paragraph" w:styleId="a6">
    <w:name w:val="footer"/>
    <w:basedOn w:val="a"/>
    <w:link w:val="a7"/>
    <w:uiPriority w:val="99"/>
    <w:unhideWhenUsed/>
    <w:rsid w:val="008F4B92"/>
    <w:pPr>
      <w:tabs>
        <w:tab w:val="center" w:pos="4513"/>
        <w:tab w:val="right" w:pos="9026"/>
      </w:tabs>
      <w:spacing w:after="0" w:line="240" w:lineRule="auto"/>
    </w:pPr>
  </w:style>
  <w:style w:type="character" w:customStyle="1" w:styleId="a7">
    <w:name w:val="Нижний колонтитул Знак"/>
    <w:basedOn w:val="a0"/>
    <w:link w:val="a6"/>
    <w:uiPriority w:val="99"/>
    <w:rsid w:val="008F4B92"/>
  </w:style>
  <w:style w:type="character" w:styleId="a8">
    <w:name w:val="page number"/>
    <w:basedOn w:val="a0"/>
    <w:uiPriority w:val="99"/>
    <w:semiHidden/>
    <w:unhideWhenUsed/>
    <w:rsid w:val="008F4B92"/>
  </w:style>
  <w:style w:type="character" w:styleId="a9">
    <w:name w:val="annotation reference"/>
    <w:basedOn w:val="a0"/>
    <w:uiPriority w:val="99"/>
    <w:semiHidden/>
    <w:unhideWhenUsed/>
    <w:rsid w:val="00687E13"/>
    <w:rPr>
      <w:sz w:val="16"/>
      <w:szCs w:val="16"/>
    </w:rPr>
  </w:style>
  <w:style w:type="paragraph" w:styleId="aa">
    <w:name w:val="annotation text"/>
    <w:basedOn w:val="a"/>
    <w:link w:val="ab"/>
    <w:uiPriority w:val="99"/>
    <w:semiHidden/>
    <w:unhideWhenUsed/>
    <w:rsid w:val="00687E13"/>
    <w:pPr>
      <w:spacing w:line="240" w:lineRule="auto"/>
    </w:pPr>
    <w:rPr>
      <w:sz w:val="20"/>
      <w:szCs w:val="20"/>
    </w:rPr>
  </w:style>
  <w:style w:type="character" w:customStyle="1" w:styleId="ab">
    <w:name w:val="Текст примечания Знак"/>
    <w:basedOn w:val="a0"/>
    <w:link w:val="aa"/>
    <w:uiPriority w:val="99"/>
    <w:semiHidden/>
    <w:rsid w:val="00687E13"/>
    <w:rPr>
      <w:sz w:val="20"/>
      <w:szCs w:val="20"/>
    </w:rPr>
  </w:style>
  <w:style w:type="paragraph" w:styleId="ac">
    <w:name w:val="annotation subject"/>
    <w:basedOn w:val="aa"/>
    <w:next w:val="aa"/>
    <w:link w:val="ad"/>
    <w:uiPriority w:val="99"/>
    <w:semiHidden/>
    <w:unhideWhenUsed/>
    <w:rsid w:val="00687E13"/>
    <w:rPr>
      <w:b/>
      <w:bCs/>
    </w:rPr>
  </w:style>
  <w:style w:type="character" w:customStyle="1" w:styleId="ad">
    <w:name w:val="Тема примечания Знак"/>
    <w:basedOn w:val="ab"/>
    <w:link w:val="ac"/>
    <w:uiPriority w:val="99"/>
    <w:semiHidden/>
    <w:rsid w:val="00687E13"/>
    <w:rPr>
      <w:b/>
      <w:bCs/>
      <w:sz w:val="20"/>
      <w:szCs w:val="20"/>
    </w:rPr>
  </w:style>
  <w:style w:type="paragraph" w:styleId="ae">
    <w:name w:val="header"/>
    <w:basedOn w:val="a"/>
    <w:link w:val="af"/>
    <w:uiPriority w:val="99"/>
    <w:unhideWhenUsed/>
    <w:rsid w:val="00CA4BEF"/>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CA4BEF"/>
  </w:style>
  <w:style w:type="paragraph" w:styleId="af0">
    <w:name w:val="Revision"/>
    <w:hidden/>
    <w:uiPriority w:val="99"/>
    <w:semiHidden/>
    <w:rsid w:val="00CA4B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031855">
      <w:bodyDiv w:val="1"/>
      <w:marLeft w:val="0"/>
      <w:marRight w:val="0"/>
      <w:marTop w:val="0"/>
      <w:marBottom w:val="0"/>
      <w:divBdr>
        <w:top w:val="none" w:sz="0" w:space="0" w:color="auto"/>
        <w:left w:val="none" w:sz="0" w:space="0" w:color="auto"/>
        <w:bottom w:val="none" w:sz="0" w:space="0" w:color="auto"/>
        <w:right w:val="none" w:sz="0" w:space="0" w:color="auto"/>
      </w:divBdr>
      <w:divsChild>
        <w:div w:id="1678119914">
          <w:marLeft w:val="0"/>
          <w:marRight w:val="0"/>
          <w:marTop w:val="0"/>
          <w:marBottom w:val="0"/>
          <w:divBdr>
            <w:top w:val="none" w:sz="0" w:space="0" w:color="auto"/>
            <w:left w:val="none" w:sz="0" w:space="0" w:color="auto"/>
            <w:bottom w:val="none" w:sz="0" w:space="0" w:color="auto"/>
            <w:right w:val="none" w:sz="0" w:space="0" w:color="auto"/>
          </w:divBdr>
          <w:divsChild>
            <w:div w:id="939920601">
              <w:marLeft w:val="0"/>
              <w:marRight w:val="0"/>
              <w:marTop w:val="0"/>
              <w:marBottom w:val="0"/>
              <w:divBdr>
                <w:top w:val="none" w:sz="0" w:space="0" w:color="auto"/>
                <w:left w:val="none" w:sz="0" w:space="0" w:color="auto"/>
                <w:bottom w:val="none" w:sz="0" w:space="0" w:color="auto"/>
                <w:right w:val="none" w:sz="0" w:space="0" w:color="auto"/>
              </w:divBdr>
              <w:divsChild>
                <w:div w:id="7171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85558">
      <w:bodyDiv w:val="1"/>
      <w:marLeft w:val="0"/>
      <w:marRight w:val="0"/>
      <w:marTop w:val="0"/>
      <w:marBottom w:val="0"/>
      <w:divBdr>
        <w:top w:val="none" w:sz="0" w:space="0" w:color="auto"/>
        <w:left w:val="none" w:sz="0" w:space="0" w:color="auto"/>
        <w:bottom w:val="none" w:sz="0" w:space="0" w:color="auto"/>
        <w:right w:val="none" w:sz="0" w:space="0" w:color="auto"/>
      </w:divBdr>
      <w:divsChild>
        <w:div w:id="26882416">
          <w:marLeft w:val="0"/>
          <w:marRight w:val="0"/>
          <w:marTop w:val="0"/>
          <w:marBottom w:val="0"/>
          <w:divBdr>
            <w:top w:val="none" w:sz="0" w:space="0" w:color="auto"/>
            <w:left w:val="none" w:sz="0" w:space="0" w:color="auto"/>
            <w:bottom w:val="none" w:sz="0" w:space="0" w:color="auto"/>
            <w:right w:val="none" w:sz="0" w:space="0" w:color="auto"/>
          </w:divBdr>
          <w:divsChild>
            <w:div w:id="362442603">
              <w:marLeft w:val="0"/>
              <w:marRight w:val="0"/>
              <w:marTop w:val="0"/>
              <w:marBottom w:val="0"/>
              <w:divBdr>
                <w:top w:val="none" w:sz="0" w:space="0" w:color="auto"/>
                <w:left w:val="none" w:sz="0" w:space="0" w:color="auto"/>
                <w:bottom w:val="none" w:sz="0" w:space="0" w:color="auto"/>
                <w:right w:val="none" w:sz="0" w:space="0" w:color="auto"/>
              </w:divBdr>
              <w:divsChild>
                <w:div w:id="205969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11415">
      <w:bodyDiv w:val="1"/>
      <w:marLeft w:val="0"/>
      <w:marRight w:val="0"/>
      <w:marTop w:val="0"/>
      <w:marBottom w:val="0"/>
      <w:divBdr>
        <w:top w:val="none" w:sz="0" w:space="0" w:color="auto"/>
        <w:left w:val="none" w:sz="0" w:space="0" w:color="auto"/>
        <w:bottom w:val="none" w:sz="0" w:space="0" w:color="auto"/>
        <w:right w:val="none" w:sz="0" w:space="0" w:color="auto"/>
      </w:divBdr>
      <w:divsChild>
        <w:div w:id="2147114460">
          <w:marLeft w:val="0"/>
          <w:marRight w:val="0"/>
          <w:marTop w:val="0"/>
          <w:marBottom w:val="0"/>
          <w:divBdr>
            <w:top w:val="none" w:sz="0" w:space="0" w:color="auto"/>
            <w:left w:val="none" w:sz="0" w:space="0" w:color="auto"/>
            <w:bottom w:val="none" w:sz="0" w:space="0" w:color="auto"/>
            <w:right w:val="none" w:sz="0" w:space="0" w:color="auto"/>
          </w:divBdr>
          <w:divsChild>
            <w:div w:id="920674977">
              <w:marLeft w:val="0"/>
              <w:marRight w:val="0"/>
              <w:marTop w:val="0"/>
              <w:marBottom w:val="0"/>
              <w:divBdr>
                <w:top w:val="none" w:sz="0" w:space="0" w:color="auto"/>
                <w:left w:val="none" w:sz="0" w:space="0" w:color="auto"/>
                <w:bottom w:val="none" w:sz="0" w:space="0" w:color="auto"/>
                <w:right w:val="none" w:sz="0" w:space="0" w:color="auto"/>
              </w:divBdr>
              <w:divsChild>
                <w:div w:id="1347560992">
                  <w:marLeft w:val="0"/>
                  <w:marRight w:val="0"/>
                  <w:marTop w:val="0"/>
                  <w:marBottom w:val="0"/>
                  <w:divBdr>
                    <w:top w:val="none" w:sz="0" w:space="0" w:color="auto"/>
                    <w:left w:val="none" w:sz="0" w:space="0" w:color="auto"/>
                    <w:bottom w:val="none" w:sz="0" w:space="0" w:color="auto"/>
                    <w:right w:val="none" w:sz="0" w:space="0" w:color="auto"/>
                  </w:divBdr>
                </w:div>
              </w:divsChild>
            </w:div>
            <w:div w:id="1902326189">
              <w:marLeft w:val="0"/>
              <w:marRight w:val="0"/>
              <w:marTop w:val="0"/>
              <w:marBottom w:val="0"/>
              <w:divBdr>
                <w:top w:val="none" w:sz="0" w:space="0" w:color="auto"/>
                <w:left w:val="none" w:sz="0" w:space="0" w:color="auto"/>
                <w:bottom w:val="none" w:sz="0" w:space="0" w:color="auto"/>
                <w:right w:val="none" w:sz="0" w:space="0" w:color="auto"/>
              </w:divBdr>
              <w:divsChild>
                <w:div w:id="1701202465">
                  <w:marLeft w:val="0"/>
                  <w:marRight w:val="0"/>
                  <w:marTop w:val="0"/>
                  <w:marBottom w:val="0"/>
                  <w:divBdr>
                    <w:top w:val="none" w:sz="0" w:space="0" w:color="auto"/>
                    <w:left w:val="none" w:sz="0" w:space="0" w:color="auto"/>
                    <w:bottom w:val="none" w:sz="0" w:space="0" w:color="auto"/>
                    <w:right w:val="none" w:sz="0" w:space="0" w:color="auto"/>
                  </w:divBdr>
                </w:div>
              </w:divsChild>
            </w:div>
            <w:div w:id="1271467990">
              <w:marLeft w:val="0"/>
              <w:marRight w:val="0"/>
              <w:marTop w:val="0"/>
              <w:marBottom w:val="0"/>
              <w:divBdr>
                <w:top w:val="none" w:sz="0" w:space="0" w:color="auto"/>
                <w:left w:val="none" w:sz="0" w:space="0" w:color="auto"/>
                <w:bottom w:val="none" w:sz="0" w:space="0" w:color="auto"/>
                <w:right w:val="none" w:sz="0" w:space="0" w:color="auto"/>
              </w:divBdr>
              <w:divsChild>
                <w:div w:id="14825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4332">
          <w:marLeft w:val="0"/>
          <w:marRight w:val="0"/>
          <w:marTop w:val="0"/>
          <w:marBottom w:val="0"/>
          <w:divBdr>
            <w:top w:val="none" w:sz="0" w:space="0" w:color="auto"/>
            <w:left w:val="none" w:sz="0" w:space="0" w:color="auto"/>
            <w:bottom w:val="none" w:sz="0" w:space="0" w:color="auto"/>
            <w:right w:val="none" w:sz="0" w:space="0" w:color="auto"/>
          </w:divBdr>
          <w:divsChild>
            <w:div w:id="557782295">
              <w:marLeft w:val="0"/>
              <w:marRight w:val="0"/>
              <w:marTop w:val="0"/>
              <w:marBottom w:val="0"/>
              <w:divBdr>
                <w:top w:val="none" w:sz="0" w:space="0" w:color="auto"/>
                <w:left w:val="none" w:sz="0" w:space="0" w:color="auto"/>
                <w:bottom w:val="none" w:sz="0" w:space="0" w:color="auto"/>
                <w:right w:val="none" w:sz="0" w:space="0" w:color="auto"/>
              </w:divBdr>
              <w:divsChild>
                <w:div w:id="17770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68372">
      <w:bodyDiv w:val="1"/>
      <w:marLeft w:val="0"/>
      <w:marRight w:val="0"/>
      <w:marTop w:val="0"/>
      <w:marBottom w:val="0"/>
      <w:divBdr>
        <w:top w:val="none" w:sz="0" w:space="0" w:color="auto"/>
        <w:left w:val="none" w:sz="0" w:space="0" w:color="auto"/>
        <w:bottom w:val="none" w:sz="0" w:space="0" w:color="auto"/>
        <w:right w:val="none" w:sz="0" w:space="0" w:color="auto"/>
      </w:divBdr>
    </w:div>
    <w:div w:id="1078676567">
      <w:bodyDiv w:val="1"/>
      <w:marLeft w:val="0"/>
      <w:marRight w:val="0"/>
      <w:marTop w:val="0"/>
      <w:marBottom w:val="0"/>
      <w:divBdr>
        <w:top w:val="none" w:sz="0" w:space="0" w:color="auto"/>
        <w:left w:val="none" w:sz="0" w:space="0" w:color="auto"/>
        <w:bottom w:val="none" w:sz="0" w:space="0" w:color="auto"/>
        <w:right w:val="none" w:sz="0" w:space="0" w:color="auto"/>
      </w:divBdr>
      <w:divsChild>
        <w:div w:id="252974727">
          <w:marLeft w:val="0"/>
          <w:marRight w:val="0"/>
          <w:marTop w:val="0"/>
          <w:marBottom w:val="0"/>
          <w:divBdr>
            <w:top w:val="none" w:sz="0" w:space="0" w:color="auto"/>
            <w:left w:val="none" w:sz="0" w:space="0" w:color="auto"/>
            <w:bottom w:val="none" w:sz="0" w:space="0" w:color="auto"/>
            <w:right w:val="none" w:sz="0" w:space="0" w:color="auto"/>
          </w:divBdr>
          <w:divsChild>
            <w:div w:id="741368075">
              <w:marLeft w:val="0"/>
              <w:marRight w:val="0"/>
              <w:marTop w:val="0"/>
              <w:marBottom w:val="0"/>
              <w:divBdr>
                <w:top w:val="none" w:sz="0" w:space="0" w:color="auto"/>
                <w:left w:val="none" w:sz="0" w:space="0" w:color="auto"/>
                <w:bottom w:val="none" w:sz="0" w:space="0" w:color="auto"/>
                <w:right w:val="none" w:sz="0" w:space="0" w:color="auto"/>
              </w:divBdr>
              <w:divsChild>
                <w:div w:id="253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87407">
      <w:bodyDiv w:val="1"/>
      <w:marLeft w:val="0"/>
      <w:marRight w:val="0"/>
      <w:marTop w:val="0"/>
      <w:marBottom w:val="0"/>
      <w:divBdr>
        <w:top w:val="none" w:sz="0" w:space="0" w:color="auto"/>
        <w:left w:val="none" w:sz="0" w:space="0" w:color="auto"/>
        <w:bottom w:val="none" w:sz="0" w:space="0" w:color="auto"/>
        <w:right w:val="none" w:sz="0" w:space="0" w:color="auto"/>
      </w:divBdr>
    </w:div>
    <w:div w:id="1355419230">
      <w:bodyDiv w:val="1"/>
      <w:marLeft w:val="0"/>
      <w:marRight w:val="0"/>
      <w:marTop w:val="0"/>
      <w:marBottom w:val="0"/>
      <w:divBdr>
        <w:top w:val="none" w:sz="0" w:space="0" w:color="auto"/>
        <w:left w:val="none" w:sz="0" w:space="0" w:color="auto"/>
        <w:bottom w:val="none" w:sz="0" w:space="0" w:color="auto"/>
        <w:right w:val="none" w:sz="0" w:space="0" w:color="auto"/>
      </w:divBdr>
    </w:div>
    <w:div w:id="1410423145">
      <w:bodyDiv w:val="1"/>
      <w:marLeft w:val="0"/>
      <w:marRight w:val="0"/>
      <w:marTop w:val="0"/>
      <w:marBottom w:val="0"/>
      <w:divBdr>
        <w:top w:val="none" w:sz="0" w:space="0" w:color="auto"/>
        <w:left w:val="none" w:sz="0" w:space="0" w:color="auto"/>
        <w:bottom w:val="none" w:sz="0" w:space="0" w:color="auto"/>
        <w:right w:val="none" w:sz="0" w:space="0" w:color="auto"/>
      </w:divBdr>
    </w:div>
    <w:div w:id="1750032770">
      <w:bodyDiv w:val="1"/>
      <w:marLeft w:val="0"/>
      <w:marRight w:val="0"/>
      <w:marTop w:val="0"/>
      <w:marBottom w:val="0"/>
      <w:divBdr>
        <w:top w:val="none" w:sz="0" w:space="0" w:color="auto"/>
        <w:left w:val="none" w:sz="0" w:space="0" w:color="auto"/>
        <w:bottom w:val="none" w:sz="0" w:space="0" w:color="auto"/>
        <w:right w:val="none" w:sz="0" w:space="0" w:color="auto"/>
      </w:divBdr>
      <w:divsChild>
        <w:div w:id="1584560653">
          <w:marLeft w:val="0"/>
          <w:marRight w:val="0"/>
          <w:marTop w:val="0"/>
          <w:marBottom w:val="0"/>
          <w:divBdr>
            <w:top w:val="none" w:sz="0" w:space="0" w:color="auto"/>
            <w:left w:val="none" w:sz="0" w:space="0" w:color="auto"/>
            <w:bottom w:val="none" w:sz="0" w:space="0" w:color="auto"/>
            <w:right w:val="none" w:sz="0" w:space="0" w:color="auto"/>
          </w:divBdr>
          <w:divsChild>
            <w:div w:id="2002925571">
              <w:marLeft w:val="0"/>
              <w:marRight w:val="0"/>
              <w:marTop w:val="0"/>
              <w:marBottom w:val="0"/>
              <w:divBdr>
                <w:top w:val="none" w:sz="0" w:space="0" w:color="auto"/>
                <w:left w:val="none" w:sz="0" w:space="0" w:color="auto"/>
                <w:bottom w:val="none" w:sz="0" w:space="0" w:color="auto"/>
                <w:right w:val="none" w:sz="0" w:space="0" w:color="auto"/>
              </w:divBdr>
              <w:divsChild>
                <w:div w:id="65480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8715">
      <w:bodyDiv w:val="1"/>
      <w:marLeft w:val="0"/>
      <w:marRight w:val="0"/>
      <w:marTop w:val="0"/>
      <w:marBottom w:val="0"/>
      <w:divBdr>
        <w:top w:val="none" w:sz="0" w:space="0" w:color="auto"/>
        <w:left w:val="none" w:sz="0" w:space="0" w:color="auto"/>
        <w:bottom w:val="none" w:sz="0" w:space="0" w:color="auto"/>
        <w:right w:val="none" w:sz="0" w:space="0" w:color="auto"/>
      </w:divBdr>
      <w:divsChild>
        <w:div w:id="1424182901">
          <w:marLeft w:val="0"/>
          <w:marRight w:val="0"/>
          <w:marTop w:val="0"/>
          <w:marBottom w:val="0"/>
          <w:divBdr>
            <w:top w:val="none" w:sz="0" w:space="0" w:color="auto"/>
            <w:left w:val="none" w:sz="0" w:space="0" w:color="auto"/>
            <w:bottom w:val="none" w:sz="0" w:space="0" w:color="auto"/>
            <w:right w:val="none" w:sz="0" w:space="0" w:color="auto"/>
          </w:divBdr>
          <w:divsChild>
            <w:div w:id="1703358059">
              <w:marLeft w:val="0"/>
              <w:marRight w:val="0"/>
              <w:marTop w:val="0"/>
              <w:marBottom w:val="0"/>
              <w:divBdr>
                <w:top w:val="none" w:sz="0" w:space="0" w:color="auto"/>
                <w:left w:val="none" w:sz="0" w:space="0" w:color="auto"/>
                <w:bottom w:val="none" w:sz="0" w:space="0" w:color="auto"/>
                <w:right w:val="none" w:sz="0" w:space="0" w:color="auto"/>
              </w:divBdr>
              <w:divsChild>
                <w:div w:id="47533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32527">
          <w:marLeft w:val="0"/>
          <w:marRight w:val="0"/>
          <w:marTop w:val="0"/>
          <w:marBottom w:val="0"/>
          <w:divBdr>
            <w:top w:val="none" w:sz="0" w:space="0" w:color="auto"/>
            <w:left w:val="none" w:sz="0" w:space="0" w:color="auto"/>
            <w:bottom w:val="none" w:sz="0" w:space="0" w:color="auto"/>
            <w:right w:val="none" w:sz="0" w:space="0" w:color="auto"/>
          </w:divBdr>
          <w:divsChild>
            <w:div w:id="1147817222">
              <w:marLeft w:val="0"/>
              <w:marRight w:val="0"/>
              <w:marTop w:val="0"/>
              <w:marBottom w:val="0"/>
              <w:divBdr>
                <w:top w:val="none" w:sz="0" w:space="0" w:color="auto"/>
                <w:left w:val="none" w:sz="0" w:space="0" w:color="auto"/>
                <w:bottom w:val="none" w:sz="0" w:space="0" w:color="auto"/>
                <w:right w:val="none" w:sz="0" w:space="0" w:color="auto"/>
              </w:divBdr>
              <w:divsChild>
                <w:div w:id="206453666">
                  <w:marLeft w:val="0"/>
                  <w:marRight w:val="0"/>
                  <w:marTop w:val="0"/>
                  <w:marBottom w:val="0"/>
                  <w:divBdr>
                    <w:top w:val="none" w:sz="0" w:space="0" w:color="auto"/>
                    <w:left w:val="none" w:sz="0" w:space="0" w:color="auto"/>
                    <w:bottom w:val="none" w:sz="0" w:space="0" w:color="auto"/>
                    <w:right w:val="none" w:sz="0" w:space="0" w:color="auto"/>
                  </w:divBdr>
                </w:div>
              </w:divsChild>
            </w:div>
            <w:div w:id="1048841675">
              <w:marLeft w:val="0"/>
              <w:marRight w:val="0"/>
              <w:marTop w:val="0"/>
              <w:marBottom w:val="0"/>
              <w:divBdr>
                <w:top w:val="none" w:sz="0" w:space="0" w:color="auto"/>
                <w:left w:val="none" w:sz="0" w:space="0" w:color="auto"/>
                <w:bottom w:val="none" w:sz="0" w:space="0" w:color="auto"/>
                <w:right w:val="none" w:sz="0" w:space="0" w:color="auto"/>
              </w:divBdr>
              <w:divsChild>
                <w:div w:id="876820929">
                  <w:marLeft w:val="0"/>
                  <w:marRight w:val="0"/>
                  <w:marTop w:val="0"/>
                  <w:marBottom w:val="0"/>
                  <w:divBdr>
                    <w:top w:val="none" w:sz="0" w:space="0" w:color="auto"/>
                    <w:left w:val="none" w:sz="0" w:space="0" w:color="auto"/>
                    <w:bottom w:val="none" w:sz="0" w:space="0" w:color="auto"/>
                    <w:right w:val="none" w:sz="0" w:space="0" w:color="auto"/>
                  </w:divBdr>
                </w:div>
              </w:divsChild>
            </w:div>
            <w:div w:id="1593972436">
              <w:marLeft w:val="0"/>
              <w:marRight w:val="0"/>
              <w:marTop w:val="0"/>
              <w:marBottom w:val="0"/>
              <w:divBdr>
                <w:top w:val="none" w:sz="0" w:space="0" w:color="auto"/>
                <w:left w:val="none" w:sz="0" w:space="0" w:color="auto"/>
                <w:bottom w:val="none" w:sz="0" w:space="0" w:color="auto"/>
                <w:right w:val="none" w:sz="0" w:space="0" w:color="auto"/>
              </w:divBdr>
              <w:divsChild>
                <w:div w:id="77012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9049">
          <w:marLeft w:val="0"/>
          <w:marRight w:val="0"/>
          <w:marTop w:val="0"/>
          <w:marBottom w:val="0"/>
          <w:divBdr>
            <w:top w:val="none" w:sz="0" w:space="0" w:color="auto"/>
            <w:left w:val="none" w:sz="0" w:space="0" w:color="auto"/>
            <w:bottom w:val="none" w:sz="0" w:space="0" w:color="auto"/>
            <w:right w:val="none" w:sz="0" w:space="0" w:color="auto"/>
          </w:divBdr>
          <w:divsChild>
            <w:div w:id="431778008">
              <w:marLeft w:val="0"/>
              <w:marRight w:val="0"/>
              <w:marTop w:val="0"/>
              <w:marBottom w:val="0"/>
              <w:divBdr>
                <w:top w:val="none" w:sz="0" w:space="0" w:color="auto"/>
                <w:left w:val="none" w:sz="0" w:space="0" w:color="auto"/>
                <w:bottom w:val="none" w:sz="0" w:space="0" w:color="auto"/>
                <w:right w:val="none" w:sz="0" w:space="0" w:color="auto"/>
              </w:divBdr>
              <w:divsChild>
                <w:div w:id="466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3675</Words>
  <Characters>26280</Characters>
  <Application>Microsoft Office Word</Application>
  <DocSecurity>0</DocSecurity>
  <Lines>495</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29708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cp:keywords/>
  <dc:description/>
  <cp:lastModifiedBy>Учетная запись Майкрософт</cp:lastModifiedBy>
  <cp:revision>1</cp:revision>
  <cp:lastPrinted>2025-06-26T07:25:00Z</cp:lastPrinted>
  <dcterms:created xsi:type="dcterms:W3CDTF">2025-06-26T08:38:00Z</dcterms:created>
  <dcterms:modified xsi:type="dcterms:W3CDTF">2026-10-23T08:45:00Z</dcterms:modified>
</cp:coreProperties>
</file>