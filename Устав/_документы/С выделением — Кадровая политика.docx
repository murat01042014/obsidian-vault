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BECB60" w14:textId="685209A1" w:rsidR="007C7464" w:rsidRPr="00342253" w:rsidRDefault="00600A8C" w:rsidP="007C7464">
      <w:pPr>
        <w:spacing w:after="0"/>
        <w:jc w:val="center"/>
        <w:rPr>
          <w:rFonts w:ascii="Arial" w:hAnsi="Arial" w:cs="Arial"/>
          <w:sz w:val="28"/>
          <w:szCs w:val="28"/>
          <w:lang w:val="ru-RU"/>
        </w:rPr>
      </w:pPr>
      <w:bookmarkStart w:id="0" w:name="_GoBack"/>
      <w:bookmarkEnd w:id="0"/>
      <w:ins w:id="1" w:author="Проект новой редакции" w:date="2026-10-29T12:18:00Z">
        <w:r w:rsidRPr="00600A8C">
          <w:rPr>
            <w:rFonts w:ascii="Arial" w:hAnsi="Arial" w:cs="Arial"/>
            <w:b/>
            <w:sz w:val="28"/>
            <w:szCs w:val="28"/>
            <w:lang w:val="ru-RU"/>
          </w:rPr>
          <w:t>ПРОЕКТ</w:t>
        </w:r>
      </w:ins>
    </w:p>
    <w:p w14:paraId="7D8D0454" w14:textId="77777777" w:rsidR="007C7464" w:rsidRPr="00342253" w:rsidRDefault="007C7464" w:rsidP="007C7464">
      <w:pPr>
        <w:spacing w:after="0"/>
        <w:jc w:val="center"/>
        <w:rPr>
          <w:rFonts w:ascii="Arial" w:hAnsi="Arial" w:cs="Arial"/>
          <w:sz w:val="28"/>
          <w:szCs w:val="28"/>
          <w:lang w:val="ru-RU"/>
        </w:rPr>
      </w:pPr>
    </w:p>
    <w:p w14:paraId="25EBFE48" w14:textId="77777777" w:rsidR="007C7464" w:rsidRPr="00342253" w:rsidRDefault="007C7464" w:rsidP="007C7464">
      <w:pPr>
        <w:spacing w:after="0"/>
        <w:jc w:val="center"/>
        <w:rPr>
          <w:rFonts w:ascii="Arial" w:hAnsi="Arial" w:cs="Arial"/>
          <w:sz w:val="28"/>
          <w:szCs w:val="28"/>
          <w:lang w:val="ru-RU"/>
        </w:rPr>
      </w:pPr>
    </w:p>
    <w:p w14:paraId="6986DC0E" w14:textId="77777777" w:rsidR="007C7464" w:rsidRPr="00342253" w:rsidRDefault="007C7464" w:rsidP="007C7464">
      <w:pPr>
        <w:spacing w:after="0"/>
        <w:jc w:val="center"/>
        <w:rPr>
          <w:rFonts w:ascii="Arial" w:hAnsi="Arial" w:cs="Arial"/>
          <w:sz w:val="28"/>
          <w:szCs w:val="28"/>
          <w:lang w:val="ru-RU"/>
        </w:rPr>
      </w:pPr>
    </w:p>
    <w:p w14:paraId="75B5055C" w14:textId="77777777" w:rsidR="007C7464" w:rsidRPr="00EA6FB5" w:rsidRDefault="007C7464" w:rsidP="007C7464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EA6FB5">
        <w:rPr>
          <w:rFonts w:ascii="Arial" w:hAnsi="Arial" w:cs="Arial"/>
          <w:b/>
          <w:bCs/>
          <w:sz w:val="28"/>
          <w:szCs w:val="28"/>
          <w:lang w:val="ru-RU"/>
        </w:rPr>
        <w:t>Кадровая Политика Центрально-Азиатского Климатического Фонда – Проектного офиса по изменению климата и зеленой энергетике (ЦАКФ).</w:t>
      </w:r>
    </w:p>
    <w:p w14:paraId="3C9B996D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3859BFF1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625561E" w14:textId="77777777" w:rsidR="007C7464" w:rsidRPr="00342253" w:rsidRDefault="007C7464" w:rsidP="007C7464">
      <w:pPr>
        <w:spacing w:after="0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342253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Утверждена Протоколом Общего собрания</w:t>
      </w:r>
    </w:p>
    <w:p w14:paraId="4165A75F" w14:textId="77777777" w:rsidR="007C7464" w:rsidRPr="00342253" w:rsidRDefault="007C7464" w:rsidP="007C7464">
      <w:pPr>
        <w:spacing w:after="0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342253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Членов Управляющего совета ЦАКФ</w:t>
      </w:r>
    </w:p>
    <w:p w14:paraId="73D2C59E" w14:textId="77777777" w:rsidR="007C7464" w:rsidRPr="00342253" w:rsidRDefault="007C7464" w:rsidP="007C7464">
      <w:pPr>
        <w:spacing w:after="0"/>
        <w:rPr>
          <w:rFonts w:ascii="Arial" w:hAnsi="Arial" w:cs="Arial"/>
          <w:b/>
          <w:bCs/>
          <w:sz w:val="24"/>
          <w:szCs w:val="24"/>
          <w:lang w:val="ru-RU"/>
        </w:rPr>
      </w:pPr>
      <w:r w:rsidRPr="00342253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10 марта 2025 года №5/1</w:t>
      </w:r>
    </w:p>
    <w:p w14:paraId="2E4849AB" w14:textId="77777777" w:rsidR="007C7464" w:rsidRPr="00342253" w:rsidRDefault="00600A8C" w:rsidP="007C7464">
      <w:pPr>
        <w:spacing w:after="0"/>
        <w:rPr>
          <w:ins w:id="2" w:author="Проект новой редакции" w:date="2026-10-29T12:18:00Z"/>
          <w:rFonts w:ascii="Arial" w:hAnsi="Arial" w:cs="Arial"/>
          <w:b/>
          <w:bCs/>
          <w:sz w:val="24"/>
          <w:szCs w:val="24"/>
          <w:lang w:val="ru-RU"/>
        </w:rPr>
      </w:pPr>
      <w:ins w:id="3" w:author="Проект новой редакции" w:date="2026-10-29T12:18:00Z">
        <w:r>
          <w:rPr>
            <w:rFonts w:ascii="Arial" w:hAnsi="Arial" w:cs="Arial"/>
            <w:b/>
            <w:bCs/>
            <w:i/>
            <w:iCs/>
            <w:sz w:val="24"/>
            <w:szCs w:val="24"/>
            <w:lang w:val="ru-RU"/>
          </w:rPr>
          <w:t>Новая редакция утверждена решением Управляющего совета ЦАКФ (протокол № ___ от «___» __________ 2026 года)</w:t>
        </w:r>
      </w:ins>
    </w:p>
    <w:p w14:paraId="77F443FE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70E16261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11880DDD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B889D0C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32FD8CF5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4415644D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03B5BAE3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DCF52EE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45AD64B4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7FD2B21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366C4D62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73E16B82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9E6624C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0655D20F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56831C3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2949D50A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107EBA40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8BBE604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0B740D36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7E2B775A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648EB460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51AAAA4E" w14:textId="77777777" w:rsidR="007C7464" w:rsidRPr="00342253" w:rsidRDefault="007C7464" w:rsidP="007C7464">
      <w:pPr>
        <w:spacing w:after="0"/>
        <w:rPr>
          <w:rFonts w:ascii="Arial" w:hAnsi="Arial" w:cs="Arial"/>
          <w:sz w:val="28"/>
          <w:szCs w:val="28"/>
          <w:lang w:val="ru-RU"/>
        </w:rPr>
      </w:pPr>
    </w:p>
    <w:p w14:paraId="1B544D9A" w14:textId="263EF958" w:rsidR="007C7464" w:rsidRPr="00EA6FB5" w:rsidRDefault="007C7464" w:rsidP="007C7464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EA6FB5">
        <w:rPr>
          <w:rFonts w:ascii="Arial" w:hAnsi="Arial" w:cs="Arial"/>
          <w:b/>
          <w:bCs/>
          <w:sz w:val="28"/>
          <w:szCs w:val="28"/>
          <w:lang w:val="ru-RU"/>
        </w:rPr>
        <w:t xml:space="preserve">Астана </w:t>
      </w:r>
      <w:ins w:id="4" w:author="Проект новой редакции" w:date="2026-10-29T12:18:00Z">
        <w:r w:rsidR="00600A8C">
          <w:rPr>
            <w:rFonts w:ascii="Arial" w:hAnsi="Arial" w:cs="Arial"/>
            <w:b/>
            <w:bCs/>
            <w:sz w:val="28"/>
            <w:szCs w:val="28"/>
            <w:lang w:val="ru-RU"/>
          </w:rPr>
          <w:t>2026</w:t>
        </w:r>
      </w:ins>
      <w:del w:id="5" w:author="Проект новой редакции" w:date="2026-10-29T12:18:00Z">
        <w:r w:rsidRPr="00EA6FB5">
          <w:rPr>
            <w:rFonts w:ascii="Arial" w:hAnsi="Arial" w:cs="Arial"/>
            <w:b/>
            <w:bCs/>
            <w:sz w:val="28"/>
            <w:szCs w:val="28"/>
            <w:lang w:val="ru-RU"/>
          </w:rPr>
          <w:delText>2025</w:delText>
        </w:r>
      </w:del>
      <w:r w:rsidR="00EA6FB5">
        <w:rPr>
          <w:rFonts w:ascii="Arial" w:hAnsi="Arial" w:cs="Arial"/>
          <w:b/>
          <w:bCs/>
          <w:sz w:val="28"/>
          <w:szCs w:val="28"/>
          <w:lang w:val="ru-RU"/>
        </w:rPr>
        <w:t xml:space="preserve"> год</w:t>
      </w:r>
    </w:p>
    <w:p w14:paraId="0C31C991" w14:textId="77777777" w:rsidR="007C7464" w:rsidRPr="00342253" w:rsidRDefault="00545CEA" w:rsidP="003F6ACA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1. Общие положения</w:t>
      </w:r>
    </w:p>
    <w:p w14:paraId="6D0E7120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Кадровая политика 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Центрально-Азиатского Климатического Фонда – Проектного офиса по изменению климата и зеленой энергетике </w:t>
      </w:r>
      <w:r w:rsidRPr="00342253">
        <w:rPr>
          <w:rFonts w:ascii="Arial" w:hAnsi="Arial" w:cs="Arial"/>
          <w:sz w:val="28"/>
          <w:szCs w:val="28"/>
          <w:lang w:val="ru-RU"/>
        </w:rPr>
        <w:t>(далее – «</w:t>
      </w:r>
      <w:r w:rsidR="007C7464" w:rsidRPr="00342253"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») направлена на формирование, развитие и сохранение профессиональной команды, способной эффективно выполнять миссию и цели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5E16D455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Политика регламентирует правила приема, перемещения, поощрения, увольнения, предоставления отпусков, направления в командировки и иные кадровые процессы.</w:t>
      </w:r>
    </w:p>
    <w:p w14:paraId="2CDC9686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25875DC3" w14:textId="77777777" w:rsidR="007C7464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2. Принципы кадровой политики</w:t>
      </w:r>
    </w:p>
    <w:p w14:paraId="5524B577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Принципами кадровой политики ЦАКФ являются:</w:t>
      </w:r>
    </w:p>
    <w:p w14:paraId="7C5275D6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Прозрачность и равенство возможностей при приеме на работу и продвижении по службе;</w:t>
      </w:r>
    </w:p>
    <w:p w14:paraId="027F8A42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Соответствие квалификации сотрудников требованиям занимаемой должности;</w:t>
      </w:r>
    </w:p>
    <w:p w14:paraId="71E7AEA9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Соблюдение норм трудового законодательства предусмотренные Актами МФЦА и законодательством Республики Казахстан;</w:t>
      </w:r>
    </w:p>
    <w:p w14:paraId="60247B70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Ответственность и этическое поведение;</w:t>
      </w:r>
    </w:p>
    <w:p w14:paraId="72A053C6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- Поддержка профессионального развития и обучения.</w:t>
      </w:r>
    </w:p>
    <w:p w14:paraId="0BBAB5D7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14DEA398" w14:textId="77777777" w:rsidR="007C7464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3. Порядок назначения на должность</w:t>
      </w:r>
    </w:p>
    <w:p w14:paraId="3C36B152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Назначение сотрудников на должности осуществляется по результатам открытого или внутреннего конкурса либо по решению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Главного исполнительного директора ЦАКФ в соответствии с подпунктом (iii), пункта а) статьи 8.3 Положения ЦАКФ, утвержденного Резолюцией №2 от 24 марта 2024 года (далее – «Положение ЦАКФ»)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193D6BFC" w14:textId="77777777" w:rsidR="00396C3A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При этом, каждый сотрудник принимает на себя обязанности в соответствии с трудовым договором и должностными инструкциями.</w:t>
      </w:r>
    </w:p>
    <w:p w14:paraId="64646A2D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lastRenderedPageBreak/>
        <w:t>Прием на работу оформляется трудовым договором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 для штатных сотрудников</w:t>
      </w:r>
      <w:r w:rsidRPr="00342253">
        <w:rPr>
          <w:rFonts w:ascii="Arial" w:hAnsi="Arial" w:cs="Arial"/>
          <w:sz w:val="28"/>
          <w:szCs w:val="28"/>
          <w:lang w:val="ru-RU"/>
        </w:rPr>
        <w:t>,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 договором возмездного оказания услуг. Такие отношения регулируются в соответствии Актами МФЦА и 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с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т</w:t>
      </w:r>
      <w:r w:rsidRPr="00342253">
        <w:rPr>
          <w:rFonts w:ascii="Arial" w:hAnsi="Arial" w:cs="Arial"/>
          <w:sz w:val="28"/>
          <w:szCs w:val="28"/>
          <w:lang w:val="ru-RU"/>
        </w:rPr>
        <w:t>рудовым</w:t>
      </w:r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 и иным законодательством 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Республики </w:t>
      </w:r>
      <w:r w:rsidR="007C7464" w:rsidRPr="00342253">
        <w:rPr>
          <w:rFonts w:ascii="Arial" w:hAnsi="Arial" w:cs="Arial"/>
          <w:sz w:val="28"/>
          <w:szCs w:val="28"/>
          <w:lang w:val="ru-RU"/>
        </w:rPr>
        <w:t>Казахстан.</w:t>
      </w:r>
    </w:p>
    <w:p w14:paraId="7B4A330F" w14:textId="58F05EBD" w:rsidR="007C7464" w:rsidRPr="00342253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ins w:id="6" w:author="Проект новой редакции" w:date="2026-10-29T12:18:00Z">
        <w:r>
          <w:rPr>
            <w:rFonts w:ascii="Arial" w:hAnsi="Arial" w:cs="Arial"/>
            <w:sz w:val="28"/>
            <w:szCs w:val="28"/>
            <w:lang w:val="ru-RU"/>
          </w:rPr>
          <w:t xml:space="preserve">Верховный попечитель назначается Учредителем, Попечители </w:t>
        </w:r>
        <w:r w:rsidR="00C44D0B">
          <w:rPr>
            <w:rFonts w:ascii="Arial" w:hAnsi="Arial" w:cs="Arial"/>
            <w:sz w:val="28"/>
            <w:szCs w:val="28"/>
            <w:lang w:val="ru-RU"/>
          </w:rPr>
          <w:t>–</w:t>
        </w:r>
        <w:r>
          <w:rPr>
            <w:rFonts w:ascii="Arial" w:hAnsi="Arial" w:cs="Arial"/>
            <w:sz w:val="28"/>
            <w:szCs w:val="28"/>
            <w:lang w:val="ru-RU"/>
          </w:rPr>
          <w:t xml:space="preserve"> Верховным попечителем</w:t>
        </w:r>
      </w:ins>
      <w:del w:id="7" w:author="Проект новой редакции" w:date="2026-10-29T12:18:00Z">
        <w:r w:rsidR="007C7464" w:rsidRPr="00342253">
          <w:rPr>
            <w:rFonts w:ascii="Arial" w:hAnsi="Arial" w:cs="Arial"/>
            <w:sz w:val="28"/>
            <w:szCs w:val="28"/>
            <w:lang w:val="ru-RU"/>
          </w:rPr>
          <w:delText>Члены Попечительского совета назначаются учредителем</w:delText>
        </w:r>
      </w:del>
      <w:r w:rsidR="007C7464" w:rsidRPr="00342253">
        <w:rPr>
          <w:rFonts w:ascii="Arial" w:hAnsi="Arial" w:cs="Arial"/>
          <w:sz w:val="28"/>
          <w:szCs w:val="28"/>
          <w:lang w:val="ru-RU"/>
        </w:rPr>
        <w:t xml:space="preserve"> в соответствии с Положением ЦАКФ.</w:t>
      </w:r>
    </w:p>
    <w:p w14:paraId="6895CA2C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Члены Управляющего совета назначаются Верховным попечителем Попечительского совета в соответствии с Положение ЦАКФ.</w:t>
      </w:r>
    </w:p>
    <w:p w14:paraId="5579E069" w14:textId="01FEE734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Штатные и </w:t>
      </w:r>
      <w:ins w:id="8" w:author="Проект новой редакции" w:date="2026-10-29T12:18:00Z">
        <w:r w:rsidR="00600A8C">
          <w:rPr>
            <w:rFonts w:ascii="Arial" w:hAnsi="Arial" w:cs="Arial"/>
            <w:sz w:val="28"/>
            <w:szCs w:val="28"/>
            <w:lang w:val="ru-RU"/>
          </w:rPr>
          <w:t>внештатные</w:t>
        </w:r>
      </w:ins>
      <w:del w:id="9" w:author="Проект новой редакции" w:date="2026-10-29T12:18:00Z">
        <w:r w:rsidRPr="00342253">
          <w:rPr>
            <w:rFonts w:ascii="Arial" w:hAnsi="Arial" w:cs="Arial"/>
            <w:sz w:val="28"/>
            <w:szCs w:val="28"/>
            <w:lang w:val="ru-RU"/>
          </w:rPr>
          <w:delText>все штатные</w:delText>
        </w:r>
      </w:del>
      <w:r w:rsidRPr="00342253">
        <w:rPr>
          <w:rFonts w:ascii="Arial" w:hAnsi="Arial" w:cs="Arial"/>
          <w:sz w:val="28"/>
          <w:szCs w:val="28"/>
          <w:lang w:val="ru-RU"/>
        </w:rPr>
        <w:t xml:space="preserve"> сотрудники ЦАКФ назначаются Главным исполнительным директор</w:t>
      </w:r>
      <w:r w:rsidR="00342253" w:rsidRPr="00342253">
        <w:rPr>
          <w:rFonts w:ascii="Arial" w:hAnsi="Arial" w:cs="Arial"/>
          <w:sz w:val="28"/>
          <w:szCs w:val="28"/>
          <w:lang w:val="ru-RU"/>
        </w:rPr>
        <w:t xml:space="preserve">ом, </w:t>
      </w:r>
      <w:ins w:id="10" w:author="Проект новой редакции" w:date="2026-10-29T12:18:00Z">
        <w:r w:rsidR="00600A8C">
          <w:rPr>
            <w:rFonts w:ascii="Arial" w:hAnsi="Arial" w:cs="Arial"/>
            <w:sz w:val="28"/>
            <w:szCs w:val="28"/>
            <w:lang w:val="ru-RU"/>
          </w:rPr>
          <w:t>Председателем</w:t>
        </w:r>
      </w:ins>
      <w:del w:id="11" w:author="Проект новой редакции" w:date="2026-10-29T12:18:00Z">
        <w:r w:rsidR="00342253" w:rsidRPr="00342253">
          <w:rPr>
            <w:rFonts w:ascii="Arial" w:hAnsi="Arial" w:cs="Arial"/>
            <w:sz w:val="28"/>
            <w:szCs w:val="28"/>
            <w:lang w:val="ru-RU"/>
          </w:rPr>
          <w:delText>Руководителем Проектного офиса, председателем</w:delText>
        </w:r>
      </w:del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 w:rsidR="00342253" w:rsidRPr="00342253">
        <w:rPr>
          <w:rFonts w:ascii="Arial" w:hAnsi="Arial" w:cs="Arial"/>
          <w:sz w:val="28"/>
          <w:szCs w:val="28"/>
          <w:lang w:val="ru-RU"/>
        </w:rPr>
        <w:t>Управляющего совета 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3FA30199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6B81222C" w14:textId="77777777" w:rsidR="00342253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4. Адаптация и испытательный срок</w:t>
      </w:r>
    </w:p>
    <w:p w14:paraId="5408D8C9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Все вновь принятые сотрудники проходят </w:t>
      </w:r>
      <w:r w:rsidR="00342253" w:rsidRPr="00342253">
        <w:rPr>
          <w:rFonts w:ascii="Arial" w:hAnsi="Arial" w:cs="Arial"/>
          <w:sz w:val="28"/>
          <w:szCs w:val="28"/>
          <w:lang w:val="ru-RU"/>
        </w:rPr>
        <w:t>испытательный срок,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 w:rsidR="00342253" w:rsidRPr="00342253">
        <w:rPr>
          <w:rFonts w:ascii="Arial" w:hAnsi="Arial" w:cs="Arial"/>
          <w:sz w:val="28"/>
          <w:szCs w:val="28"/>
          <w:lang w:val="ru-RU"/>
        </w:rPr>
        <w:t>установленный трудовым договором или договором оказания возмездных услуг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727178F3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В течение испытательного срока сотрудник и его непосредственный руководитель обязаны проводить регулярные встречи по адаптации и обратной связи.</w:t>
      </w:r>
    </w:p>
    <w:p w14:paraId="0639EBA1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771141F2" w14:textId="77777777" w:rsidR="00342253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5. Рабочее время и режим работы</w:t>
      </w:r>
      <w:r w:rsidR="003F6ACA">
        <w:rPr>
          <w:rFonts w:ascii="Arial" w:hAnsi="Arial" w:cs="Arial"/>
          <w:b/>
          <w:bCs/>
          <w:sz w:val="28"/>
          <w:szCs w:val="28"/>
          <w:lang w:val="ru-RU"/>
        </w:rPr>
        <w:t>, безопасность.</w:t>
      </w:r>
    </w:p>
    <w:p w14:paraId="6C1BE589" w14:textId="77777777" w:rsidR="00396C3A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Продолжительность рабочего времени составляет не более 40 часов в неделю.</w:t>
      </w:r>
    </w:p>
    <w:p w14:paraId="0541A618" w14:textId="77777777" w:rsidR="007C7464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К штатным и внештатным сотрудникам ЦАКФ может применяться гибкий график работы по согласованию с Главным исполнительным директор</w:t>
      </w:r>
      <w:r w:rsidR="003F6ACA">
        <w:rPr>
          <w:rFonts w:ascii="Arial" w:hAnsi="Arial" w:cs="Arial"/>
          <w:sz w:val="28"/>
          <w:szCs w:val="28"/>
          <w:lang w:val="ru-RU"/>
        </w:rPr>
        <w:t>о</w:t>
      </w:r>
      <w:r w:rsidRPr="00342253">
        <w:rPr>
          <w:rFonts w:ascii="Arial" w:hAnsi="Arial" w:cs="Arial"/>
          <w:sz w:val="28"/>
          <w:szCs w:val="28"/>
          <w:lang w:val="ru-RU"/>
        </w:rPr>
        <w:t>м.</w:t>
      </w:r>
    </w:p>
    <w:p w14:paraId="428D9ACB" w14:textId="77777777" w:rsidR="007C7464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Каждый сотрудник ЦАКФ имеет право на безопасную рабочую обстановку, обучению мерам необходимой пожарной и санитарной безопасности, требовать, а также исполнять соответствующие требования к безопасному для здоровья условиям и режимам труда. </w:t>
      </w:r>
    </w:p>
    <w:p w14:paraId="4D7840CD" w14:textId="77777777" w:rsidR="003F6ACA" w:rsidRPr="00342253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195AD742" w14:textId="77777777" w:rsidR="00342253" w:rsidRPr="00342253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42253">
        <w:rPr>
          <w:rFonts w:ascii="Arial" w:hAnsi="Arial" w:cs="Arial"/>
          <w:b/>
          <w:bCs/>
          <w:sz w:val="28"/>
          <w:szCs w:val="28"/>
          <w:lang w:val="ru-RU"/>
        </w:rPr>
        <w:t>6. Порядок предоставления отпусков</w:t>
      </w:r>
    </w:p>
    <w:p w14:paraId="4D00D033" w14:textId="2AF856DC" w:rsidR="00396C3A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Штатным сотрудникам предоставляется ежегодный трудовой отпуск продолжительностью не более </w:t>
      </w:r>
      <w:ins w:id="12" w:author="Проект новой редакции" w:date="2026-10-29T12:18:00Z">
        <w:r w:rsidR="00600A8C">
          <w:rPr>
            <w:rFonts w:ascii="Arial" w:hAnsi="Arial" w:cs="Arial"/>
            <w:sz w:val="28"/>
            <w:szCs w:val="28"/>
            <w:lang w:val="ru-RU"/>
          </w:rPr>
          <w:t>20</w:t>
        </w:r>
      </w:ins>
      <w:del w:id="13" w:author="Проект новой редакции" w:date="2026-10-29T12:18:00Z">
        <w:r w:rsidRPr="00342253">
          <w:rPr>
            <w:rFonts w:ascii="Arial" w:hAnsi="Arial" w:cs="Arial"/>
            <w:sz w:val="28"/>
            <w:szCs w:val="28"/>
            <w:lang w:val="ru-RU"/>
          </w:rPr>
          <w:delText>24</w:delText>
        </w:r>
      </w:del>
      <w:r w:rsidRPr="00342253">
        <w:rPr>
          <w:rFonts w:ascii="Arial" w:hAnsi="Arial" w:cs="Arial"/>
          <w:sz w:val="28"/>
          <w:szCs w:val="28"/>
          <w:lang w:val="ru-RU"/>
        </w:rPr>
        <w:t xml:space="preserve"> рабочих дней.</w:t>
      </w:r>
    </w:p>
    <w:p w14:paraId="33400A79" w14:textId="77777777" w:rsidR="00342253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Трудовой отпуск внештатным сотрудникам определяется законодательством Республики Казахстан.</w:t>
      </w:r>
    </w:p>
    <w:p w14:paraId="3ADE848C" w14:textId="77777777" w:rsidR="00396C3A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Штатные сотрудники по согласованию с Главным исполнительным директором</w:t>
      </w:r>
      <w:r>
        <w:rPr>
          <w:rFonts w:ascii="Arial" w:hAnsi="Arial" w:cs="Arial"/>
          <w:sz w:val="28"/>
          <w:szCs w:val="28"/>
          <w:lang w:val="ru-RU"/>
        </w:rPr>
        <w:t xml:space="preserve"> или лицом его заменяющим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вправе запросить неоплачиваемый трудовой</w:t>
      </w:r>
      <w:r w:rsidR="00E64A13">
        <w:rPr>
          <w:rFonts w:ascii="Arial" w:hAnsi="Arial" w:cs="Arial"/>
          <w:sz w:val="28"/>
          <w:szCs w:val="28"/>
          <w:lang w:val="ru-RU"/>
        </w:rPr>
        <w:t xml:space="preserve">, </w:t>
      </w:r>
      <w:r w:rsidRPr="00342253">
        <w:rPr>
          <w:rFonts w:ascii="Arial" w:hAnsi="Arial" w:cs="Arial"/>
          <w:sz w:val="28"/>
          <w:szCs w:val="28"/>
          <w:lang w:val="ru-RU"/>
        </w:rPr>
        <w:t>академический отпуск</w:t>
      </w:r>
      <w:r w:rsidR="00E64A13">
        <w:rPr>
          <w:rFonts w:ascii="Arial" w:hAnsi="Arial" w:cs="Arial"/>
          <w:sz w:val="28"/>
          <w:szCs w:val="28"/>
          <w:lang w:val="ru-RU"/>
        </w:rPr>
        <w:t xml:space="preserve"> или отпуск по уходу за ребенком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058FB85E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Отпуск</w:t>
      </w:r>
      <w:r w:rsidR="00342253" w:rsidRPr="00342253">
        <w:rPr>
          <w:rFonts w:ascii="Arial" w:hAnsi="Arial" w:cs="Arial"/>
          <w:sz w:val="28"/>
          <w:szCs w:val="28"/>
          <w:lang w:val="ru-RU"/>
        </w:rPr>
        <w:t xml:space="preserve"> штатных сотрудников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оформляется на основании заявления</w:t>
      </w:r>
      <w:r w:rsidR="00342253" w:rsidRPr="00342253">
        <w:rPr>
          <w:rFonts w:ascii="Arial" w:hAnsi="Arial" w:cs="Arial"/>
          <w:sz w:val="28"/>
          <w:szCs w:val="28"/>
          <w:lang w:val="ru-RU"/>
        </w:rPr>
        <w:t xml:space="preserve"> и приказа Главного исполнительного директора, а также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 w:rsidR="00342253" w:rsidRPr="00342253">
        <w:rPr>
          <w:rFonts w:ascii="Arial" w:hAnsi="Arial" w:cs="Arial"/>
          <w:sz w:val="28"/>
          <w:szCs w:val="28"/>
          <w:lang w:val="ru-RU"/>
        </w:rPr>
        <w:t xml:space="preserve">в соответствии с </w:t>
      </w:r>
      <w:r w:rsidRPr="00342253">
        <w:rPr>
          <w:rFonts w:ascii="Arial" w:hAnsi="Arial" w:cs="Arial"/>
          <w:sz w:val="28"/>
          <w:szCs w:val="28"/>
          <w:lang w:val="ru-RU"/>
        </w:rPr>
        <w:t>график</w:t>
      </w:r>
      <w:r w:rsidR="00342253" w:rsidRPr="00342253">
        <w:rPr>
          <w:rFonts w:ascii="Arial" w:hAnsi="Arial" w:cs="Arial"/>
          <w:sz w:val="28"/>
          <w:szCs w:val="28"/>
          <w:lang w:val="ru-RU"/>
        </w:rPr>
        <w:t>ом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отпусков.</w:t>
      </w:r>
    </w:p>
    <w:p w14:paraId="75A0A8E4" w14:textId="05DB99B1" w:rsidR="00342253" w:rsidRP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Отпуск </w:t>
      </w:r>
      <w:ins w:id="14" w:author="Проект новой редакции" w:date="2026-10-29T12:18:00Z">
        <w:r w:rsidR="00600A8C">
          <w:rPr>
            <w:rFonts w:ascii="Arial" w:hAnsi="Arial" w:cs="Arial"/>
            <w:sz w:val="28"/>
            <w:szCs w:val="28"/>
            <w:lang w:val="ru-RU"/>
          </w:rPr>
          <w:t>Верховному попечителю предоставляется</w:t>
        </w:r>
      </w:ins>
      <w:del w:id="15" w:author="Проект новой редакции" w:date="2026-10-29T12:18:00Z">
        <w:r w:rsidRPr="00342253">
          <w:rPr>
            <w:rFonts w:ascii="Arial" w:hAnsi="Arial" w:cs="Arial"/>
            <w:sz w:val="28"/>
            <w:szCs w:val="28"/>
            <w:lang w:val="ru-RU"/>
          </w:rPr>
          <w:delText>членам Попечительского совета представляется</w:delText>
        </w:r>
      </w:del>
      <w:r w:rsidRPr="00342253">
        <w:rPr>
          <w:rFonts w:ascii="Arial" w:hAnsi="Arial" w:cs="Arial"/>
          <w:sz w:val="28"/>
          <w:szCs w:val="28"/>
          <w:lang w:val="ru-RU"/>
        </w:rPr>
        <w:t xml:space="preserve"> по согласованию с </w:t>
      </w:r>
      <w:ins w:id="16" w:author="Проект новой редакции" w:date="2026-10-29T12:18:00Z">
        <w:r w:rsidR="00600A8C">
          <w:rPr>
            <w:rFonts w:ascii="Arial" w:hAnsi="Arial" w:cs="Arial"/>
            <w:sz w:val="28"/>
            <w:szCs w:val="28"/>
            <w:lang w:val="ru-RU"/>
          </w:rPr>
          <w:t xml:space="preserve">Учредителем, Попечителям </w:t>
        </w:r>
        <w:r w:rsidR="00C44D0B">
          <w:rPr>
            <w:rFonts w:ascii="Arial" w:hAnsi="Arial" w:cs="Arial"/>
            <w:sz w:val="28"/>
            <w:szCs w:val="28"/>
            <w:lang w:val="ru-RU"/>
          </w:rPr>
          <w:t>–</w:t>
        </w:r>
        <w:r w:rsidR="00600A8C">
          <w:rPr>
            <w:rFonts w:ascii="Arial" w:hAnsi="Arial" w:cs="Arial"/>
            <w:sz w:val="28"/>
            <w:szCs w:val="28"/>
            <w:lang w:val="ru-RU"/>
          </w:rPr>
          <w:t xml:space="preserve"> по согласованию с Верховным попечителем</w:t>
        </w:r>
      </w:ins>
      <w:del w:id="17" w:author="Проект новой редакции" w:date="2026-10-29T12:18:00Z">
        <w:r w:rsidRPr="00342253">
          <w:rPr>
            <w:rFonts w:ascii="Arial" w:hAnsi="Arial" w:cs="Arial"/>
            <w:sz w:val="28"/>
            <w:szCs w:val="28"/>
            <w:lang w:val="ru-RU"/>
          </w:rPr>
          <w:delText>учредителем</w:delText>
        </w:r>
      </w:del>
      <w:r w:rsidR="00AB0362">
        <w:rPr>
          <w:rFonts w:ascii="Arial" w:hAnsi="Arial" w:cs="Arial"/>
          <w:sz w:val="28"/>
          <w:szCs w:val="28"/>
          <w:lang w:val="ru-RU"/>
        </w:rPr>
        <w:t>.</w:t>
      </w:r>
    </w:p>
    <w:p w14:paraId="2F7C1C41" w14:textId="77777777" w:rsidR="00342253" w:rsidRDefault="00342253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Отпуск членов Управляющего совета предоставляется по согласованию с Главным исполнительным директором или лицом его заменяющим.</w:t>
      </w:r>
    </w:p>
    <w:p w14:paraId="4754B2F8" w14:textId="77777777" w:rsidR="00AB0362" w:rsidRPr="00342253" w:rsidRDefault="00AB0362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Приказы о предоставлении отпуска членом Попечительского совета, Управляющего совета, штатных и внештатных сотрудников издает Главный исполнительный директор.</w:t>
      </w:r>
    </w:p>
    <w:p w14:paraId="1762A744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3EB7A702" w14:textId="77777777" w:rsidR="00AB0362" w:rsidRPr="00AB0362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AB0362">
        <w:rPr>
          <w:rFonts w:ascii="Arial" w:hAnsi="Arial" w:cs="Arial"/>
          <w:b/>
          <w:bCs/>
          <w:sz w:val="28"/>
          <w:szCs w:val="28"/>
          <w:lang w:val="ru-RU"/>
        </w:rPr>
        <w:t>7. Командировки</w:t>
      </w:r>
    </w:p>
    <w:p w14:paraId="268EC042" w14:textId="77777777" w:rsidR="00AB0362" w:rsidRDefault="00AB0362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Штатные сотрудники по указанию руководства ЦАКФ могут быть н</w:t>
      </w:r>
      <w:r w:rsidRPr="00342253">
        <w:rPr>
          <w:rFonts w:ascii="Arial" w:hAnsi="Arial" w:cs="Arial"/>
          <w:sz w:val="28"/>
          <w:szCs w:val="28"/>
          <w:lang w:val="ru-RU"/>
        </w:rPr>
        <w:t>аправлен</w:t>
      </w:r>
      <w:r>
        <w:rPr>
          <w:rFonts w:ascii="Arial" w:hAnsi="Arial" w:cs="Arial"/>
          <w:sz w:val="28"/>
          <w:szCs w:val="28"/>
          <w:lang w:val="ru-RU"/>
        </w:rPr>
        <w:t>ы в командировки как по территории Р</w:t>
      </w:r>
      <w:r w:rsidR="00890B14">
        <w:rPr>
          <w:rFonts w:ascii="Arial" w:hAnsi="Arial" w:cs="Arial"/>
          <w:sz w:val="28"/>
          <w:szCs w:val="28"/>
          <w:lang w:val="ru-RU"/>
        </w:rPr>
        <w:t xml:space="preserve">еспублики </w:t>
      </w:r>
      <w:r>
        <w:rPr>
          <w:rFonts w:ascii="Arial" w:hAnsi="Arial" w:cs="Arial"/>
          <w:sz w:val="28"/>
          <w:szCs w:val="28"/>
          <w:lang w:val="ru-RU"/>
        </w:rPr>
        <w:t>К</w:t>
      </w:r>
      <w:r w:rsidR="00890B14">
        <w:rPr>
          <w:rFonts w:ascii="Arial" w:hAnsi="Arial" w:cs="Arial"/>
          <w:sz w:val="28"/>
          <w:szCs w:val="28"/>
          <w:lang w:val="ru-RU"/>
        </w:rPr>
        <w:t>азахстан,</w:t>
      </w:r>
      <w:r>
        <w:rPr>
          <w:rFonts w:ascii="Arial" w:hAnsi="Arial" w:cs="Arial"/>
          <w:sz w:val="28"/>
          <w:szCs w:val="28"/>
          <w:lang w:val="ru-RU"/>
        </w:rPr>
        <w:t xml:space="preserve"> так и за ее пределами. </w:t>
      </w:r>
    </w:p>
    <w:p w14:paraId="4D727739" w14:textId="77777777" w:rsidR="00396C3A" w:rsidRDefault="00AB0362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</w:t>
      </w:r>
      <w:r w:rsidRPr="00342253">
        <w:rPr>
          <w:rFonts w:ascii="Arial" w:hAnsi="Arial" w:cs="Arial"/>
          <w:sz w:val="28"/>
          <w:szCs w:val="28"/>
          <w:lang w:val="ru-RU"/>
        </w:rPr>
        <w:t>отрудник</w:t>
      </w:r>
      <w:r>
        <w:rPr>
          <w:rFonts w:ascii="Arial" w:hAnsi="Arial" w:cs="Arial"/>
          <w:sz w:val="28"/>
          <w:szCs w:val="28"/>
          <w:lang w:val="ru-RU"/>
        </w:rPr>
        <w:t>и направляются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в командировки на основании </w:t>
      </w:r>
      <w:r w:rsidR="00890B14">
        <w:rPr>
          <w:rFonts w:ascii="Arial" w:hAnsi="Arial" w:cs="Arial"/>
          <w:sz w:val="28"/>
          <w:szCs w:val="28"/>
          <w:lang w:val="ru-RU"/>
        </w:rPr>
        <w:t>приказа Главного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исполнительного директора или лица</w:t>
      </w:r>
      <w:r w:rsidR="00890B14">
        <w:rPr>
          <w:rFonts w:ascii="Arial" w:hAnsi="Arial" w:cs="Arial"/>
          <w:sz w:val="28"/>
          <w:szCs w:val="28"/>
          <w:lang w:val="ru-RU"/>
        </w:rPr>
        <w:t xml:space="preserve"> его заменяющего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3B5497FB" w14:textId="2B8856BC" w:rsidR="00890B14" w:rsidRDefault="00600A8C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ins w:id="18" w:author="Проект новой редакции" w:date="2026-10-29T12:18:00Z">
        <w:r>
          <w:rPr>
            <w:rFonts w:ascii="Arial" w:hAnsi="Arial" w:cs="Arial"/>
            <w:sz w:val="28"/>
            <w:szCs w:val="28"/>
            <w:lang w:val="ru-RU"/>
          </w:rPr>
          <w:t>Верховный попечитель направляется</w:t>
        </w:r>
      </w:ins>
      <w:del w:id="19" w:author="Проект новой редакции" w:date="2026-10-29T12:18:00Z">
        <w:r w:rsidR="00890B14">
          <w:rPr>
            <w:rFonts w:ascii="Arial" w:hAnsi="Arial" w:cs="Arial"/>
            <w:sz w:val="28"/>
            <w:szCs w:val="28"/>
            <w:lang w:val="ru-RU"/>
          </w:rPr>
          <w:delText>Члены Попечительского совета направляются</w:delText>
        </w:r>
      </w:del>
      <w:r w:rsidR="00890B14">
        <w:rPr>
          <w:rFonts w:ascii="Arial" w:hAnsi="Arial" w:cs="Arial"/>
          <w:sz w:val="28"/>
          <w:szCs w:val="28"/>
          <w:lang w:val="ru-RU"/>
        </w:rPr>
        <w:t xml:space="preserve"> в командировки по согласованию с </w:t>
      </w:r>
      <w:ins w:id="20" w:author="Проект новой редакции" w:date="2026-10-29T12:18:00Z">
        <w:r>
          <w:rPr>
            <w:rFonts w:ascii="Arial" w:hAnsi="Arial" w:cs="Arial"/>
            <w:sz w:val="28"/>
            <w:szCs w:val="28"/>
            <w:lang w:val="ru-RU"/>
          </w:rPr>
          <w:t xml:space="preserve">Учредителем, Попечители </w:t>
        </w:r>
        <w:r w:rsidR="00C44D0B">
          <w:rPr>
            <w:rFonts w:ascii="Arial" w:hAnsi="Arial" w:cs="Arial"/>
            <w:sz w:val="28"/>
            <w:szCs w:val="28"/>
            <w:lang w:val="ru-RU"/>
          </w:rPr>
          <w:t>–</w:t>
        </w:r>
        <w:r>
          <w:rPr>
            <w:rFonts w:ascii="Arial" w:hAnsi="Arial" w:cs="Arial"/>
            <w:sz w:val="28"/>
            <w:szCs w:val="28"/>
            <w:lang w:val="ru-RU"/>
          </w:rPr>
          <w:t xml:space="preserve"> по согласованию с Верховным попечителем</w:t>
        </w:r>
      </w:ins>
      <w:del w:id="21" w:author="Проект новой редакции" w:date="2026-10-29T12:18:00Z">
        <w:r w:rsidR="00890B14">
          <w:rPr>
            <w:rFonts w:ascii="Arial" w:hAnsi="Arial" w:cs="Arial"/>
            <w:sz w:val="28"/>
            <w:szCs w:val="28"/>
            <w:lang w:val="ru-RU"/>
          </w:rPr>
          <w:delText>учредителем</w:delText>
        </w:r>
      </w:del>
      <w:r w:rsidR="00890B14">
        <w:rPr>
          <w:rFonts w:ascii="Arial" w:hAnsi="Arial" w:cs="Arial"/>
          <w:sz w:val="28"/>
          <w:szCs w:val="28"/>
          <w:lang w:val="ru-RU"/>
        </w:rPr>
        <w:t>.</w:t>
      </w:r>
    </w:p>
    <w:p w14:paraId="37573C98" w14:textId="28742963" w:rsidR="00890B14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Главный исполнительный директор направляется в командировки </w:t>
      </w:r>
      <w:ins w:id="22" w:author="Проект новой редакции" w:date="2026-10-29T12:18:00Z">
        <w:r w:rsidR="00600A8C">
          <w:rPr>
            <w:rFonts w:ascii="Arial" w:hAnsi="Arial" w:cs="Arial"/>
            <w:sz w:val="28"/>
            <w:szCs w:val="28"/>
            <w:lang w:val="ru-RU"/>
          </w:rPr>
          <w:t>на основании собственного приказа. О зарубежных командировках Главный исполнительный директор уведомляет Верховного попечителя</w:t>
        </w:r>
      </w:ins>
      <w:del w:id="23" w:author="Проект новой редакции" w:date="2026-10-29T12:18:00Z">
        <w:r>
          <w:rPr>
            <w:rFonts w:ascii="Arial" w:hAnsi="Arial" w:cs="Arial"/>
            <w:sz w:val="28"/>
            <w:szCs w:val="28"/>
            <w:lang w:val="ru-RU"/>
          </w:rPr>
          <w:delText>по согласованию с Верховным попечителем</w:delText>
        </w:r>
      </w:del>
      <w:r>
        <w:rPr>
          <w:rFonts w:ascii="Arial" w:hAnsi="Arial" w:cs="Arial"/>
          <w:sz w:val="28"/>
          <w:szCs w:val="28"/>
          <w:lang w:val="ru-RU"/>
        </w:rPr>
        <w:t>.</w:t>
      </w:r>
    </w:p>
    <w:p w14:paraId="28BC66D7" w14:textId="77777777" w:rsidR="00890B14" w:rsidRPr="00342253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Члены Управляющего совета направляются в командировки в соответствии с приказом Главного исполнительного директора. </w:t>
      </w:r>
    </w:p>
    <w:p w14:paraId="5EC214DB" w14:textId="77777777" w:rsidR="00396C3A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Расходы, связанные с командировкой (проезд, проживание, суточные), компенсируются </w:t>
      </w:r>
      <w:r w:rsidR="00890B14"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56A6EBBA" w14:textId="77777777" w:rsidR="00890B14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Расходы, связанные с командировкой (проезд, проживание, суточные),</w:t>
      </w:r>
      <w:r>
        <w:rPr>
          <w:rFonts w:ascii="Arial" w:hAnsi="Arial" w:cs="Arial"/>
          <w:sz w:val="28"/>
          <w:szCs w:val="28"/>
          <w:lang w:val="ru-RU"/>
        </w:rPr>
        <w:t xml:space="preserve"> могут покрываться за счет приглашающей стороны. </w:t>
      </w:r>
    </w:p>
    <w:p w14:paraId="5CAE1410" w14:textId="77777777" w:rsidR="00890B14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При этом, в </w:t>
      </w:r>
      <w:r w:rsidR="003F6ACA">
        <w:rPr>
          <w:rFonts w:ascii="Arial" w:hAnsi="Arial" w:cs="Arial"/>
          <w:sz w:val="28"/>
          <w:szCs w:val="28"/>
          <w:lang w:val="ru-RU"/>
        </w:rPr>
        <w:t>случаях,</w:t>
      </w:r>
      <w:r>
        <w:rPr>
          <w:rFonts w:ascii="Arial" w:hAnsi="Arial" w:cs="Arial"/>
          <w:sz w:val="28"/>
          <w:szCs w:val="28"/>
          <w:lang w:val="ru-RU"/>
        </w:rPr>
        <w:t xml:space="preserve"> когда командировочные расходы не полностью покрываются за счет приглашающей стороны, ЦАКФ покрывает оставшиеся части расходов связанные с командировкой.</w:t>
      </w:r>
    </w:p>
    <w:p w14:paraId="1D448D52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По возвращении из командировки сотрудник предоставляет отчет о поездк</w:t>
      </w:r>
      <w:r w:rsidR="00890B14">
        <w:rPr>
          <w:rFonts w:ascii="Arial" w:hAnsi="Arial" w:cs="Arial"/>
          <w:sz w:val="28"/>
          <w:szCs w:val="28"/>
          <w:lang w:val="ru-RU"/>
        </w:rPr>
        <w:t>е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в течение 5 рабочих дней.</w:t>
      </w:r>
    </w:p>
    <w:p w14:paraId="0B64928F" w14:textId="77777777" w:rsidR="00600A8C" w:rsidRPr="00600A8C" w:rsidRDefault="00600A8C" w:rsidP="00600A8C">
      <w:pPr>
        <w:spacing w:before="240" w:after="0"/>
        <w:ind w:firstLine="851"/>
        <w:jc w:val="center"/>
        <w:rPr>
          <w:ins w:id="24" w:author="Проект новой редакции" w:date="2026-10-29T12:18:00Z"/>
          <w:rFonts w:ascii="Arial" w:hAnsi="Arial" w:cs="Arial"/>
          <w:b/>
          <w:sz w:val="28"/>
          <w:szCs w:val="28"/>
          <w:lang w:val="ru-RU"/>
        </w:rPr>
      </w:pPr>
      <w:ins w:id="25" w:author="Проект новой редакции" w:date="2026-10-29T12:18:00Z">
        <w:r w:rsidRPr="00600A8C">
          <w:rPr>
            <w:rFonts w:ascii="Arial" w:hAnsi="Arial" w:cs="Arial"/>
            <w:b/>
            <w:sz w:val="28"/>
            <w:szCs w:val="28"/>
            <w:lang w:val="ru-RU"/>
          </w:rPr>
          <w:t>7-1. Замещение временно отсутствующих работников</w:t>
        </w:r>
      </w:ins>
    </w:p>
    <w:p w14:paraId="2C573864" w14:textId="77777777" w:rsidR="00600A8C" w:rsidRPr="00600A8C" w:rsidRDefault="00600A8C" w:rsidP="007C7464">
      <w:pPr>
        <w:spacing w:after="0"/>
        <w:ind w:firstLine="851"/>
        <w:jc w:val="both"/>
        <w:rPr>
          <w:ins w:id="26" w:author="Проект новой редакции" w:date="2026-10-29T12:18:00Z"/>
          <w:rFonts w:ascii="Arial" w:hAnsi="Arial" w:cs="Arial"/>
          <w:sz w:val="28"/>
          <w:szCs w:val="28"/>
          <w:lang w:val="ru-RU"/>
        </w:rPr>
      </w:pPr>
      <w:ins w:id="27" w:author="Проект новой редакции" w:date="2026-10-29T12:18:00Z">
        <w:r w:rsidRPr="00600A8C">
          <w:rPr>
            <w:rFonts w:ascii="Arial" w:hAnsi="Arial" w:cs="Arial"/>
            <w:sz w:val="28"/>
            <w:szCs w:val="28"/>
            <w:lang w:val="ru-RU"/>
          </w:rPr>
          <w:t xml:space="preserve">1. На период временного отсутствия Главного исполнительного директора (отпуск, болезнь, командировка и иные случаи) его обязанности исполняет член Управляющего совета, назначенный приказом Главного исполнительного директора, а при отсутствии такого приказа </w:t>
        </w:r>
        <w:r w:rsidR="00C44D0B">
          <w:rPr>
            <w:rFonts w:ascii="Arial" w:hAnsi="Arial" w:cs="Arial"/>
            <w:sz w:val="28"/>
            <w:szCs w:val="28"/>
            <w:lang w:val="ru-RU"/>
          </w:rPr>
          <w:t>–</w:t>
        </w:r>
        <w:r w:rsidRPr="00600A8C">
          <w:rPr>
            <w:rFonts w:ascii="Arial" w:hAnsi="Arial" w:cs="Arial"/>
            <w:sz w:val="28"/>
            <w:szCs w:val="28"/>
            <w:lang w:val="ru-RU"/>
          </w:rPr>
          <w:t xml:space="preserve"> </w:t>
        </w:r>
        <w:r w:rsidR="00FB2B61">
          <w:rPr>
            <w:rFonts w:ascii="Arial" w:hAnsi="Arial" w:cs="Arial"/>
            <w:sz w:val="28"/>
            <w:szCs w:val="28"/>
            <w:lang w:val="ru-RU"/>
          </w:rPr>
          <w:t>Заместитель Главного исполнительного директора</w:t>
        </w:r>
        <w:r w:rsidR="00D47ADB">
          <w:rPr>
            <w:rFonts w:ascii="Arial" w:hAnsi="Arial" w:cs="Arial"/>
            <w:sz w:val="28"/>
            <w:szCs w:val="28"/>
            <w:lang w:val="ru-RU"/>
          </w:rPr>
          <w:t xml:space="preserve"> (пункт 8.9 Положения ЦАКФ)</w:t>
        </w:r>
        <w:r w:rsidRPr="00600A8C">
          <w:rPr>
            <w:rFonts w:ascii="Arial" w:hAnsi="Arial" w:cs="Arial"/>
            <w:sz w:val="28"/>
            <w:szCs w:val="28"/>
            <w:lang w:val="ru-RU"/>
          </w:rPr>
          <w:t>. Полномочия по распоряжению банковскими счетами и подписанию договоров осуществляются на основании доверенности.</w:t>
        </w:r>
      </w:ins>
    </w:p>
    <w:p w14:paraId="291B0FE6" w14:textId="77777777" w:rsidR="00600A8C" w:rsidRPr="00600A8C" w:rsidRDefault="00600A8C" w:rsidP="007C7464">
      <w:pPr>
        <w:spacing w:after="0"/>
        <w:ind w:firstLine="851"/>
        <w:jc w:val="both"/>
        <w:rPr>
          <w:ins w:id="28" w:author="Проект новой редакции" w:date="2026-10-29T12:18:00Z"/>
          <w:rFonts w:ascii="Arial" w:hAnsi="Arial" w:cs="Arial"/>
          <w:sz w:val="28"/>
          <w:szCs w:val="28"/>
          <w:lang w:val="ru-RU"/>
        </w:rPr>
      </w:pPr>
      <w:ins w:id="29" w:author="Проект новой редакции" w:date="2026-10-29T12:18:00Z">
        <w:r w:rsidRPr="00600A8C">
          <w:rPr>
            <w:rFonts w:ascii="Arial" w:hAnsi="Arial" w:cs="Arial"/>
            <w:sz w:val="28"/>
            <w:szCs w:val="28"/>
            <w:lang w:val="ru-RU"/>
          </w:rPr>
          <w:t xml:space="preserve">2. На период временного отсутствия члена Управляющего совета (отпуск, болезнь, командировка и иные случаи), когда необходимо исполнение его обязанностей, их исполняет другой член Управляющего совета </w:t>
        </w:r>
        <w:r w:rsidR="00C44D0B">
          <w:rPr>
            <w:rFonts w:ascii="Arial" w:hAnsi="Arial" w:cs="Arial"/>
            <w:sz w:val="28"/>
            <w:szCs w:val="28"/>
            <w:lang w:val="ru-RU"/>
          </w:rPr>
          <w:t>–</w:t>
        </w:r>
        <w:r w:rsidRPr="00600A8C">
          <w:rPr>
            <w:rFonts w:ascii="Arial" w:hAnsi="Arial" w:cs="Arial"/>
            <w:sz w:val="28"/>
            <w:szCs w:val="28"/>
            <w:lang w:val="ru-RU"/>
          </w:rPr>
          <w:t xml:space="preserve"> </w:t>
        </w:r>
        <w:r w:rsidR="00D47ADB">
          <w:rPr>
            <w:rFonts w:ascii="Arial" w:hAnsi="Arial" w:cs="Arial"/>
            <w:sz w:val="28"/>
            <w:szCs w:val="28"/>
            <w:lang w:val="ru-RU"/>
          </w:rPr>
          <w:t xml:space="preserve">Главный исполнительный директор или </w:t>
        </w:r>
        <w:r w:rsidR="00FB2B61">
          <w:rPr>
            <w:rFonts w:ascii="Arial" w:hAnsi="Arial" w:cs="Arial"/>
            <w:sz w:val="28"/>
            <w:szCs w:val="28"/>
            <w:lang w:val="ru-RU"/>
          </w:rPr>
          <w:t>Заместитель Главного исполнительного директора</w:t>
        </w:r>
        <w:r w:rsidR="00D47ADB">
          <w:rPr>
            <w:rFonts w:ascii="Arial" w:hAnsi="Arial" w:cs="Arial"/>
            <w:sz w:val="28"/>
            <w:szCs w:val="28"/>
            <w:lang w:val="ru-RU"/>
          </w:rPr>
          <w:t xml:space="preserve"> –</w:t>
        </w:r>
        <w:r w:rsidRPr="00600A8C">
          <w:rPr>
            <w:rFonts w:ascii="Arial" w:hAnsi="Arial" w:cs="Arial"/>
            <w:sz w:val="28"/>
            <w:szCs w:val="28"/>
            <w:lang w:val="ru-RU"/>
          </w:rPr>
          <w:t xml:space="preserve"> в соответствии с приказом Главного исполнительного директора.</w:t>
        </w:r>
      </w:ins>
    </w:p>
    <w:p w14:paraId="0E3DAD8B" w14:textId="77777777" w:rsidR="00600A8C" w:rsidRPr="00600A8C" w:rsidRDefault="00600A8C" w:rsidP="007C7464">
      <w:pPr>
        <w:spacing w:after="0"/>
        <w:ind w:firstLine="851"/>
        <w:jc w:val="both"/>
        <w:rPr>
          <w:ins w:id="30" w:author="Проект новой редакции" w:date="2026-10-29T12:18:00Z"/>
          <w:rFonts w:ascii="Arial" w:hAnsi="Arial" w:cs="Arial"/>
          <w:sz w:val="28"/>
          <w:szCs w:val="28"/>
          <w:lang w:val="ru-RU"/>
        </w:rPr>
      </w:pPr>
      <w:ins w:id="31" w:author="Проект новой редакции" w:date="2026-10-29T12:18:00Z">
        <w:r w:rsidRPr="00600A8C">
          <w:rPr>
            <w:rFonts w:ascii="Arial" w:hAnsi="Arial" w:cs="Arial"/>
            <w:sz w:val="28"/>
            <w:szCs w:val="28"/>
            <w:lang w:val="ru-RU"/>
          </w:rPr>
          <w:t>3. Обязанности временно отсутствующего руководителя структурного подразделения или иного работника возлагаются приказом Главного исполнительного директора на другого работника с его согласия.</w:t>
        </w:r>
      </w:ins>
    </w:p>
    <w:p w14:paraId="6F376FCE" w14:textId="77777777" w:rsidR="007C7464" w:rsidRPr="00600A8C" w:rsidRDefault="00600A8C" w:rsidP="007C7464">
      <w:pPr>
        <w:spacing w:after="0"/>
        <w:ind w:firstLine="851"/>
        <w:jc w:val="both"/>
        <w:rPr>
          <w:ins w:id="32" w:author="Проект новой редакции" w:date="2026-10-29T12:18:00Z"/>
          <w:rFonts w:ascii="Arial" w:hAnsi="Arial" w:cs="Arial"/>
          <w:sz w:val="28"/>
          <w:szCs w:val="28"/>
          <w:lang w:val="ru-RU"/>
        </w:rPr>
      </w:pPr>
      <w:ins w:id="33" w:author="Проект новой редакции" w:date="2026-10-29T12:18:00Z">
        <w:r w:rsidRPr="00600A8C">
          <w:rPr>
            <w:rFonts w:ascii="Arial" w:hAnsi="Arial" w:cs="Arial"/>
            <w:sz w:val="28"/>
            <w:szCs w:val="28"/>
            <w:lang w:val="ru-RU"/>
          </w:rPr>
          <w:t xml:space="preserve">4. Работнику, в том числе члену Управляющего совета, исполняющему обязанности временно отсутствующего работника (члена Управляющего совета) без освобождения от своей основной работы, производится доплата в размере 30 процентов должностного оклада по основной работе. Доплата устанавливается приказом Главного исполнительного директора с указанием срока замещения и </w:t>
        </w:r>
        <w:r w:rsidR="00B327A9">
          <w:rPr>
            <w:rFonts w:ascii="Arial" w:hAnsi="Arial" w:cs="Arial"/>
            <w:sz w:val="28"/>
            <w:szCs w:val="28"/>
            <w:lang w:val="ru-RU"/>
          </w:rPr>
          <w:t>выплачивается за фактическое время замещения. Доплата не производится Главному исполнительному директору при исполнении им обязанностей Руководителя Проектного офиса для Центральной Азии по изменению климата и зеленой энергетике (Положение о Проектном офисе).</w:t>
        </w:r>
      </w:ins>
    </w:p>
    <w:p w14:paraId="69EE3EA8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73E691E3" w14:textId="77777777" w:rsidR="00890B14" w:rsidRPr="00890B14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890B14">
        <w:rPr>
          <w:rFonts w:ascii="Arial" w:hAnsi="Arial" w:cs="Arial"/>
          <w:b/>
          <w:bCs/>
          <w:sz w:val="28"/>
          <w:szCs w:val="28"/>
          <w:lang w:val="ru-RU"/>
        </w:rPr>
        <w:t>8. Повышение квалификации и обучение</w:t>
      </w:r>
    </w:p>
    <w:p w14:paraId="6F77B004" w14:textId="77777777" w:rsidR="00396C3A" w:rsidRPr="00342253" w:rsidRDefault="00890B1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ЦАКФ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поощряет профессиональное развитие </w:t>
      </w:r>
      <w:r>
        <w:rPr>
          <w:rFonts w:ascii="Arial" w:hAnsi="Arial" w:cs="Arial"/>
          <w:sz w:val="28"/>
          <w:szCs w:val="28"/>
          <w:lang w:val="ru-RU"/>
        </w:rPr>
        <w:t xml:space="preserve">своих </w:t>
      </w:r>
      <w:r w:rsidRPr="00342253">
        <w:rPr>
          <w:rFonts w:ascii="Arial" w:hAnsi="Arial" w:cs="Arial"/>
          <w:sz w:val="28"/>
          <w:szCs w:val="28"/>
          <w:lang w:val="ru-RU"/>
        </w:rPr>
        <w:t>сотрудников через участие в тренингах, курсах, семинарах.</w:t>
      </w:r>
    </w:p>
    <w:p w14:paraId="5DA881B6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Обучение может инициироваться как самим сотрудником, так и руководством</w:t>
      </w:r>
      <w:r w:rsidR="003F6ACA">
        <w:rPr>
          <w:rFonts w:ascii="Arial" w:hAnsi="Arial" w:cs="Arial"/>
          <w:sz w:val="28"/>
          <w:szCs w:val="28"/>
          <w:lang w:val="ru-RU"/>
        </w:rPr>
        <w:t xml:space="preserve"> 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2485117D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Финансирование обучения в полном или частичном объеме за счет средств</w:t>
      </w:r>
      <w:r w:rsidR="003F6ACA">
        <w:rPr>
          <w:rFonts w:ascii="Arial" w:hAnsi="Arial" w:cs="Arial"/>
          <w:sz w:val="28"/>
          <w:szCs w:val="28"/>
          <w:lang w:val="ru-RU"/>
        </w:rPr>
        <w:t xml:space="preserve"> ЦАКФ </w:t>
      </w:r>
      <w:r w:rsidR="003F6ACA" w:rsidRPr="00342253">
        <w:rPr>
          <w:rFonts w:ascii="Arial" w:hAnsi="Arial" w:cs="Arial"/>
          <w:sz w:val="28"/>
          <w:szCs w:val="28"/>
          <w:lang w:val="ru-RU"/>
        </w:rPr>
        <w:t>возможно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 w:rsidR="003F6ACA">
        <w:rPr>
          <w:rFonts w:ascii="Arial" w:hAnsi="Arial" w:cs="Arial"/>
          <w:sz w:val="28"/>
          <w:szCs w:val="28"/>
          <w:lang w:val="ru-RU"/>
        </w:rPr>
        <w:t>только по согласованию</w:t>
      </w:r>
      <w:r w:rsidR="003F6ACA" w:rsidRPr="003F6ACA">
        <w:rPr>
          <w:rFonts w:ascii="Arial" w:hAnsi="Arial" w:cs="Arial"/>
          <w:sz w:val="28"/>
          <w:szCs w:val="28"/>
          <w:lang w:val="ru-RU"/>
        </w:rPr>
        <w:t xml:space="preserve"> </w:t>
      </w:r>
      <w:r w:rsidR="003F6ACA">
        <w:rPr>
          <w:rFonts w:ascii="Arial" w:hAnsi="Arial" w:cs="Arial"/>
          <w:sz w:val="28"/>
          <w:szCs w:val="28"/>
          <w:lang w:val="ru-RU"/>
        </w:rPr>
        <w:t>Руководства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1FFCB13E" w14:textId="77777777" w:rsidR="007C7464" w:rsidRPr="00342253" w:rsidRDefault="007C7464" w:rsidP="007C7464">
      <w:pPr>
        <w:spacing w:after="0"/>
        <w:ind w:firstLine="851"/>
        <w:jc w:val="center"/>
        <w:rPr>
          <w:rFonts w:ascii="Arial" w:hAnsi="Arial" w:cs="Arial"/>
          <w:sz w:val="28"/>
          <w:szCs w:val="28"/>
          <w:lang w:val="ru-RU"/>
        </w:rPr>
      </w:pPr>
    </w:p>
    <w:p w14:paraId="3C286048" w14:textId="77777777" w:rsidR="003F6ACA" w:rsidRPr="003F6ACA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9. Оценка эффективности</w:t>
      </w:r>
    </w:p>
    <w:p w14:paraId="74026BF1" w14:textId="77777777" w:rsidR="00396C3A" w:rsidRPr="00342253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Главный исполнительный директор вправе подводить и давать оценку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работы сотрудников.</w:t>
      </w:r>
    </w:p>
    <w:p w14:paraId="1BF3E8D3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По результатам оценки </w:t>
      </w:r>
      <w:r w:rsidR="003F6ACA">
        <w:rPr>
          <w:rFonts w:ascii="Arial" w:hAnsi="Arial" w:cs="Arial"/>
          <w:sz w:val="28"/>
          <w:szCs w:val="28"/>
          <w:lang w:val="ru-RU"/>
        </w:rPr>
        <w:t xml:space="preserve">Главным исполнительным директором </w:t>
      </w:r>
      <w:r w:rsidRPr="00342253">
        <w:rPr>
          <w:rFonts w:ascii="Arial" w:hAnsi="Arial" w:cs="Arial"/>
          <w:sz w:val="28"/>
          <w:szCs w:val="28"/>
          <w:lang w:val="ru-RU"/>
        </w:rPr>
        <w:t>могут приниматься решения о поощрении, дополнительном обучении или изменении условий труда.</w:t>
      </w:r>
    </w:p>
    <w:p w14:paraId="7737AC42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2DD8565D" w14:textId="77777777" w:rsidR="00396C3A" w:rsidRPr="003F6ACA" w:rsidRDefault="00545CEA" w:rsidP="007C7464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10. Поощрения и дисциплинарные меры</w:t>
      </w:r>
    </w:p>
    <w:p w14:paraId="5F760753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За добросовестный труд и достижения могут применяться формы поощрения: благодарности, премии, повышение.</w:t>
      </w:r>
    </w:p>
    <w:p w14:paraId="4E03D750" w14:textId="739129DC" w:rsidR="007C7464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За нарушение трудовой дисциплины или внутренних регламентов применяются меры взыскания в соответствии с </w:t>
      </w:r>
      <w:r w:rsidR="003F6ACA">
        <w:rPr>
          <w:rFonts w:ascii="Arial" w:hAnsi="Arial" w:cs="Arial"/>
          <w:sz w:val="28"/>
          <w:szCs w:val="28"/>
          <w:lang w:val="ru-RU"/>
        </w:rPr>
        <w:t>Актами МФЦА и трудовым законодательством Республики Казахстан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22FFD87B" w14:textId="77777777" w:rsidR="00545CE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046801F1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251F20EB" w14:textId="77777777" w:rsidR="003F6ACA" w:rsidRPr="003F6ACA" w:rsidRDefault="00545CEA" w:rsidP="003F6ACA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11. Прекращение трудовых отношений</w:t>
      </w:r>
    </w:p>
    <w:p w14:paraId="363E8AD9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Основания прекращения трудовых отношений: по инициативе работника, по инициативе работодателя, по соглашению сторон, окончание срока договора и другие, </w:t>
      </w:r>
      <w:r w:rsidR="003F6ACA">
        <w:rPr>
          <w:rFonts w:ascii="Arial" w:hAnsi="Arial" w:cs="Arial"/>
          <w:sz w:val="28"/>
          <w:szCs w:val="28"/>
          <w:lang w:val="ru-RU"/>
        </w:rPr>
        <w:t>условия установленные Актами МФЦА и законодательством Республики Казахстан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18617882" w14:textId="77777777" w:rsidR="007C7464" w:rsidRPr="00342253" w:rsidRDefault="00545CEA" w:rsidP="003F6ACA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Все увольнения оформляются в соответствии с </w:t>
      </w:r>
      <w:r w:rsidR="003F6ACA">
        <w:rPr>
          <w:rFonts w:ascii="Arial" w:hAnsi="Arial" w:cs="Arial"/>
          <w:sz w:val="28"/>
          <w:szCs w:val="28"/>
          <w:lang w:val="ru-RU"/>
        </w:rPr>
        <w:t>Актами МФЦА и законодательством Республики Казахстан</w:t>
      </w:r>
      <w:r w:rsidR="003F6ACA"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6E58C640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5EBA79D6" w14:textId="77777777" w:rsidR="00396C3A" w:rsidRPr="003F6ACA" w:rsidRDefault="00545CEA" w:rsidP="007C7464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12. Конфиденциальность и этика</w:t>
      </w:r>
    </w:p>
    <w:p w14:paraId="32E0F8DC" w14:textId="77777777" w:rsidR="00396C3A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Все сотрудники обязаны соблюдать конфиденциальность получаемой информации</w:t>
      </w:r>
      <w:r w:rsidR="003F6ACA">
        <w:rPr>
          <w:rFonts w:ascii="Arial" w:hAnsi="Arial" w:cs="Arial"/>
          <w:sz w:val="28"/>
          <w:szCs w:val="28"/>
          <w:lang w:val="ru-RU"/>
        </w:rPr>
        <w:t>, а также подписывать соответствующее соглашение о неразглашении информации.</w:t>
      </w:r>
    </w:p>
    <w:p w14:paraId="7BB7DBE5" w14:textId="77777777" w:rsidR="007C7464" w:rsidRPr="00342253" w:rsidRDefault="00545CE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>Нарушение этических норм или участие в конфликтах интересов может повлечь за собой дисциплинарные меры.</w:t>
      </w:r>
    </w:p>
    <w:p w14:paraId="577BE770" w14:textId="77777777" w:rsidR="007C7464" w:rsidRPr="00342253" w:rsidRDefault="007C7464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</w:p>
    <w:p w14:paraId="476A8848" w14:textId="77777777" w:rsidR="00396C3A" w:rsidRPr="003F6ACA" w:rsidRDefault="00545CEA" w:rsidP="007C7464">
      <w:pPr>
        <w:spacing w:after="0"/>
        <w:ind w:firstLine="851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3F6ACA">
        <w:rPr>
          <w:rFonts w:ascii="Arial" w:hAnsi="Arial" w:cs="Arial"/>
          <w:b/>
          <w:bCs/>
          <w:sz w:val="28"/>
          <w:szCs w:val="28"/>
          <w:lang w:val="ru-RU"/>
        </w:rPr>
        <w:t>13. Заключительные положения</w:t>
      </w:r>
    </w:p>
    <w:p w14:paraId="5CFB0EC4" w14:textId="77777777" w:rsidR="00396C3A" w:rsidRPr="00342253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Настоящая Кадровая п</w:t>
      </w:r>
      <w:r w:rsidRPr="00342253">
        <w:rPr>
          <w:rFonts w:ascii="Arial" w:hAnsi="Arial" w:cs="Arial"/>
          <w:sz w:val="28"/>
          <w:szCs w:val="28"/>
          <w:lang w:val="ru-RU"/>
        </w:rPr>
        <w:t>олитика</w:t>
      </w:r>
      <w:r>
        <w:rPr>
          <w:rFonts w:ascii="Arial" w:hAnsi="Arial" w:cs="Arial"/>
          <w:sz w:val="28"/>
          <w:szCs w:val="28"/>
          <w:lang w:val="ru-RU"/>
        </w:rPr>
        <w:t xml:space="preserve"> ЦАКФ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может быть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пересмот</w:t>
      </w:r>
      <w:r>
        <w:rPr>
          <w:rFonts w:ascii="Arial" w:hAnsi="Arial" w:cs="Arial"/>
          <w:sz w:val="28"/>
          <w:szCs w:val="28"/>
          <w:lang w:val="ru-RU"/>
        </w:rPr>
        <w:t>рена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не реже одного раза в </w:t>
      </w:r>
      <w:r>
        <w:rPr>
          <w:rFonts w:ascii="Arial" w:hAnsi="Arial" w:cs="Arial"/>
          <w:sz w:val="28"/>
          <w:szCs w:val="28"/>
          <w:lang w:val="ru-RU"/>
        </w:rPr>
        <w:t>пол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года или по мере необходимости </w:t>
      </w:r>
      <w:r>
        <w:rPr>
          <w:rFonts w:ascii="Arial" w:hAnsi="Arial" w:cs="Arial"/>
          <w:sz w:val="28"/>
          <w:szCs w:val="28"/>
          <w:lang w:val="ru-RU"/>
        </w:rPr>
        <w:t>на основании требования Попечительского совета ЦАКФ</w:t>
      </w:r>
      <w:r w:rsidRPr="00342253">
        <w:rPr>
          <w:rFonts w:ascii="Arial" w:hAnsi="Arial" w:cs="Arial"/>
          <w:sz w:val="28"/>
          <w:szCs w:val="28"/>
          <w:lang w:val="ru-RU"/>
        </w:rPr>
        <w:t>.</w:t>
      </w:r>
    </w:p>
    <w:p w14:paraId="26726286" w14:textId="3CC92886" w:rsidR="00396C3A" w:rsidRPr="00342253" w:rsidRDefault="003F6ACA" w:rsidP="007C7464">
      <w:pPr>
        <w:spacing w:after="0"/>
        <w:ind w:firstLine="851"/>
        <w:jc w:val="both"/>
        <w:rPr>
          <w:rFonts w:ascii="Arial" w:hAnsi="Arial" w:cs="Arial"/>
          <w:sz w:val="28"/>
          <w:szCs w:val="28"/>
          <w:lang w:val="ru-RU"/>
        </w:rPr>
      </w:pPr>
      <w:r w:rsidRPr="00342253">
        <w:rPr>
          <w:rFonts w:ascii="Arial" w:hAnsi="Arial" w:cs="Arial"/>
          <w:sz w:val="28"/>
          <w:szCs w:val="28"/>
          <w:lang w:val="ru-RU"/>
        </w:rPr>
        <w:t xml:space="preserve">Все изменения, </w:t>
      </w:r>
      <w:r>
        <w:rPr>
          <w:rFonts w:ascii="Arial" w:hAnsi="Arial" w:cs="Arial"/>
          <w:sz w:val="28"/>
          <w:szCs w:val="28"/>
          <w:lang w:val="ru-RU"/>
        </w:rPr>
        <w:t xml:space="preserve">вносимые в настоящую Кадровую политику, считаются </w:t>
      </w:r>
      <w:r w:rsidRPr="00342253">
        <w:rPr>
          <w:rFonts w:ascii="Arial" w:hAnsi="Arial" w:cs="Arial"/>
          <w:sz w:val="28"/>
          <w:szCs w:val="28"/>
          <w:lang w:val="ru-RU"/>
        </w:rPr>
        <w:t>вступ</w:t>
      </w:r>
      <w:r>
        <w:rPr>
          <w:rFonts w:ascii="Arial" w:hAnsi="Arial" w:cs="Arial"/>
          <w:sz w:val="28"/>
          <w:szCs w:val="28"/>
          <w:lang w:val="ru-RU"/>
        </w:rPr>
        <w:t>ившими</w:t>
      </w:r>
      <w:r w:rsidRPr="00342253">
        <w:rPr>
          <w:rFonts w:ascii="Arial" w:hAnsi="Arial" w:cs="Arial"/>
          <w:sz w:val="28"/>
          <w:szCs w:val="28"/>
          <w:lang w:val="ru-RU"/>
        </w:rPr>
        <w:t xml:space="preserve"> в силу после утверждения </w:t>
      </w:r>
      <w:r>
        <w:rPr>
          <w:rFonts w:ascii="Arial" w:hAnsi="Arial" w:cs="Arial"/>
          <w:sz w:val="28"/>
          <w:szCs w:val="28"/>
          <w:lang w:val="ru-RU"/>
        </w:rPr>
        <w:t>Управляющим Советом ЦАКФ соответствующего протокола</w:t>
      </w:r>
      <w:ins w:id="34" w:author="Проект новой редакции" w:date="2026-10-29T12:18:00Z">
        <w:r w:rsidR="00600A8C">
          <w:rPr>
            <w:rFonts w:ascii="Arial" w:hAnsi="Arial" w:cs="Arial"/>
            <w:sz w:val="28"/>
            <w:szCs w:val="28"/>
            <w:lang w:val="ru-RU"/>
          </w:rPr>
          <w:t xml:space="preserve"> и истечения срока для возражений Верховного попечителя (пункт 3.11 Положения ЦАКФ).</w:t>
        </w:r>
      </w:ins>
      <w:del w:id="35" w:author="Проект новой редакции" w:date="2026-10-29T12:18:00Z">
        <w:r w:rsidRPr="00342253">
          <w:rPr>
            <w:rFonts w:ascii="Arial" w:hAnsi="Arial" w:cs="Arial"/>
            <w:sz w:val="28"/>
            <w:szCs w:val="28"/>
            <w:lang w:val="ru-RU"/>
          </w:rPr>
          <w:delText>.</w:delText>
        </w:r>
      </w:del>
    </w:p>
    <w:sectPr w:rsidR="00396C3A" w:rsidRPr="00342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05A7"/>
    <w:rsid w:val="00246C44"/>
    <w:rsid w:val="0029639D"/>
    <w:rsid w:val="00326F90"/>
    <w:rsid w:val="00342253"/>
    <w:rsid w:val="00396C3A"/>
    <w:rsid w:val="003E4FD0"/>
    <w:rsid w:val="003F6ACA"/>
    <w:rsid w:val="00454E26"/>
    <w:rsid w:val="00545CEA"/>
    <w:rsid w:val="00600A8C"/>
    <w:rsid w:val="007C7464"/>
    <w:rsid w:val="00890B14"/>
    <w:rsid w:val="00AA1D8D"/>
    <w:rsid w:val="00AB0362"/>
    <w:rsid w:val="00B327A9"/>
    <w:rsid w:val="00B47730"/>
    <w:rsid w:val="00C44D0B"/>
    <w:rsid w:val="00CB0664"/>
    <w:rsid w:val="00CB5CBA"/>
    <w:rsid w:val="00CC429E"/>
    <w:rsid w:val="00D47ADB"/>
    <w:rsid w:val="00E64A13"/>
    <w:rsid w:val="00EA6FB5"/>
    <w:rsid w:val="00EB2DB6"/>
    <w:rsid w:val="00EB4D58"/>
    <w:rsid w:val="00FB2B61"/>
    <w:rsid w:val="00FC693F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84716"/>
  <w14:defaultImageDpi w14:val="300"/>
  <w15:docId w15:val="{3024E0FA-9741-E742-B7F5-EAE4548C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Revision"/>
    <w:hidden/>
    <w:uiPriority w:val="99"/>
    <w:semiHidden/>
    <w:rsid w:val="00246C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2DDEBF-F0D8-4667-BFD3-7D98E9270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1352</Words>
  <Characters>7872</Characters>
  <Application>Microsoft Office Word</Application>
  <DocSecurity>0</DocSecurity>
  <Lines>196</Lines>
  <Paragraphs>89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CACF</Company>
  <LinksUpToDate>false</LinksUpToDate>
  <CharactersWithSpaces>9135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1</cp:revision>
  <cp:lastPrinted>2026-01-16T07:22:00Z</cp:lastPrinted>
  <dcterms:created xsi:type="dcterms:W3CDTF">2013-12-23T23:15:00Z</dcterms:created>
  <dcterms:modified xsi:type="dcterms:W3CDTF">2026-10-29T07:18:00Z</dcterms:modified>
  <cp:category/>
</cp:coreProperties>
</file>