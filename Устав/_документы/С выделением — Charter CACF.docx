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72CD9D" w14:textId="39244C66" w:rsidR="0012107C" w:rsidRPr="0012107C" w:rsidRDefault="000E5A41" w:rsidP="0012107C">
      <w:pPr>
        <w:spacing w:after="0" w:line="360" w:lineRule="auto"/>
        <w:ind w:firstLine="709"/>
        <w:jc w:val="both"/>
        <w:rPr>
          <w:rFonts w:ascii="Arial" w:hAnsi="Arial" w:cs="Arial"/>
          <w:sz w:val="28"/>
          <w:szCs w:val="32"/>
          <w:lang w:val="en-GB"/>
        </w:rPr>
      </w:pPr>
      <w:bookmarkStart w:id="0" w:name="_GoBack"/>
      <w:bookmarkEnd w:id="0"/>
      <w:ins w:id="1" w:author="Проект новой редакции" w:date="2026-10-23T13:54:00Z">
        <w:r w:rsidRPr="000E5A41">
          <w:rPr>
            <w:rFonts w:ascii="Arial" w:hAnsi="Arial" w:cs="Arial"/>
            <w:b/>
            <w:sz w:val="28"/>
            <w:szCs w:val="32"/>
            <w:lang w:val="en-GB"/>
          </w:rPr>
          <w:t>DRAFT</w:t>
        </w:r>
      </w:ins>
    </w:p>
    <w:p w14:paraId="7246EEED" w14:textId="77777777" w:rsidR="0012107C" w:rsidRPr="0012107C" w:rsidRDefault="0012107C" w:rsidP="0012107C">
      <w:pPr>
        <w:spacing w:after="0" w:line="360" w:lineRule="auto"/>
        <w:ind w:firstLine="709"/>
        <w:jc w:val="both"/>
        <w:rPr>
          <w:rFonts w:ascii="Arial" w:hAnsi="Arial" w:cs="Arial"/>
          <w:sz w:val="28"/>
          <w:szCs w:val="32"/>
          <w:lang w:val="en-GB"/>
        </w:rPr>
      </w:pPr>
    </w:p>
    <w:p w14:paraId="2648F3B5" w14:textId="77777777" w:rsidR="0012107C" w:rsidRPr="0012107C" w:rsidRDefault="0012107C" w:rsidP="0012107C">
      <w:pPr>
        <w:spacing w:after="0" w:line="360" w:lineRule="auto"/>
        <w:ind w:firstLine="709"/>
        <w:jc w:val="both"/>
        <w:rPr>
          <w:rFonts w:ascii="Arial" w:hAnsi="Arial" w:cs="Arial"/>
          <w:sz w:val="28"/>
          <w:szCs w:val="32"/>
          <w:lang w:val="en-GB"/>
        </w:rPr>
      </w:pPr>
    </w:p>
    <w:p w14:paraId="57BA3919" w14:textId="77777777" w:rsidR="0012107C" w:rsidRPr="0012107C" w:rsidRDefault="0012107C" w:rsidP="0012107C">
      <w:pPr>
        <w:spacing w:after="0" w:line="360" w:lineRule="auto"/>
        <w:ind w:firstLine="709"/>
        <w:jc w:val="both"/>
        <w:rPr>
          <w:rFonts w:ascii="Arial" w:hAnsi="Arial" w:cs="Arial"/>
          <w:sz w:val="28"/>
          <w:szCs w:val="32"/>
          <w:lang w:val="en-GB"/>
        </w:rPr>
      </w:pPr>
    </w:p>
    <w:p w14:paraId="1E2D65D3" w14:textId="77777777" w:rsidR="0012107C" w:rsidRPr="0012107C" w:rsidRDefault="0012107C" w:rsidP="0012107C">
      <w:pPr>
        <w:spacing w:after="0" w:line="360" w:lineRule="auto"/>
        <w:ind w:firstLine="709"/>
        <w:jc w:val="both"/>
        <w:rPr>
          <w:rFonts w:ascii="Arial" w:hAnsi="Arial" w:cs="Arial"/>
          <w:sz w:val="28"/>
          <w:szCs w:val="32"/>
          <w:lang w:val="en-GB"/>
        </w:rPr>
      </w:pPr>
    </w:p>
    <w:p w14:paraId="4EA81F27" w14:textId="77777777" w:rsidR="0012107C" w:rsidRPr="0012107C" w:rsidRDefault="0012107C" w:rsidP="0012107C">
      <w:pPr>
        <w:spacing w:after="0" w:line="360" w:lineRule="auto"/>
        <w:ind w:firstLine="709"/>
        <w:jc w:val="both"/>
        <w:rPr>
          <w:rFonts w:ascii="Arial" w:hAnsi="Arial" w:cs="Arial"/>
          <w:sz w:val="28"/>
          <w:szCs w:val="32"/>
          <w:lang w:val="en-GB"/>
        </w:rPr>
      </w:pPr>
    </w:p>
    <w:p w14:paraId="22BFEA4B" w14:textId="77777777"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CENTRAL ASIA CLIMATE FOUNDATION</w:t>
      </w:r>
    </w:p>
    <w:p w14:paraId="378C11E5" w14:textId="77777777"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CHARTER</w:t>
      </w:r>
    </w:p>
    <w:p w14:paraId="13973F15" w14:textId="77777777" w:rsidR="0012107C" w:rsidRPr="0012107C" w:rsidRDefault="0012107C" w:rsidP="0012107C">
      <w:pPr>
        <w:spacing w:after="0" w:line="360" w:lineRule="auto"/>
        <w:ind w:firstLine="709"/>
        <w:jc w:val="both"/>
        <w:rPr>
          <w:rFonts w:ascii="Arial" w:hAnsi="Arial" w:cs="Arial"/>
          <w:sz w:val="28"/>
          <w:szCs w:val="32"/>
          <w:lang w:val="en-GB"/>
        </w:rPr>
      </w:pPr>
    </w:p>
    <w:p w14:paraId="2C5BC7A5" w14:textId="77777777" w:rsidR="0012107C" w:rsidRPr="0012107C" w:rsidRDefault="0012107C" w:rsidP="0012107C">
      <w:pPr>
        <w:spacing w:after="0" w:line="360" w:lineRule="auto"/>
        <w:ind w:firstLine="709"/>
        <w:jc w:val="both"/>
        <w:rPr>
          <w:rFonts w:ascii="Arial" w:hAnsi="Arial" w:cs="Arial"/>
          <w:sz w:val="28"/>
          <w:szCs w:val="32"/>
          <w:lang w:val="en-GB"/>
        </w:rPr>
      </w:pPr>
    </w:p>
    <w:p w14:paraId="5806D590" w14:textId="77777777" w:rsidR="0012107C" w:rsidRPr="0012107C" w:rsidRDefault="0012107C" w:rsidP="0012107C">
      <w:pPr>
        <w:spacing w:after="0" w:line="360" w:lineRule="auto"/>
        <w:ind w:firstLine="709"/>
        <w:jc w:val="both"/>
        <w:rPr>
          <w:rFonts w:ascii="Arial" w:hAnsi="Arial" w:cs="Arial"/>
          <w:sz w:val="28"/>
          <w:szCs w:val="32"/>
          <w:lang w:val="en-GB"/>
        </w:rPr>
      </w:pPr>
    </w:p>
    <w:p w14:paraId="193BE03D" w14:textId="77777777" w:rsidR="0012107C" w:rsidRPr="0012107C" w:rsidRDefault="0012107C" w:rsidP="0012107C">
      <w:pPr>
        <w:spacing w:after="0" w:line="360" w:lineRule="auto"/>
        <w:ind w:firstLine="709"/>
        <w:jc w:val="both"/>
        <w:rPr>
          <w:rFonts w:ascii="Arial" w:hAnsi="Arial" w:cs="Arial"/>
          <w:sz w:val="28"/>
          <w:szCs w:val="32"/>
          <w:lang w:val="en-GB"/>
        </w:rPr>
      </w:pPr>
    </w:p>
    <w:p w14:paraId="29163F5B" w14:textId="4093AFC2" w:rsidR="0012107C" w:rsidRPr="0012107C" w:rsidRDefault="0012107C" w:rsidP="0012107C">
      <w:pPr>
        <w:spacing w:after="0" w:line="360" w:lineRule="auto"/>
        <w:ind w:firstLine="709"/>
        <w:jc w:val="right"/>
        <w:rPr>
          <w:rFonts w:ascii="Arial" w:hAnsi="Arial" w:cs="Arial"/>
          <w:b/>
          <w:sz w:val="32"/>
          <w:szCs w:val="32"/>
          <w:lang w:val="en-GB"/>
        </w:rPr>
      </w:pPr>
      <w:r w:rsidRPr="0012107C">
        <w:rPr>
          <w:rFonts w:ascii="Arial" w:hAnsi="Arial" w:cs="Arial"/>
          <w:b/>
          <w:sz w:val="32"/>
          <w:szCs w:val="32"/>
          <w:lang w:val="en-GB"/>
        </w:rPr>
        <w:t>ADOPTED: Resolution № 2 «24» March 2024</w:t>
      </w:r>
      <w:ins w:id="2" w:author="Проект новой редакции" w:date="2026-10-23T13:54:00Z">
        <w:r w:rsidR="000E5A41">
          <w:rPr>
            <w:rFonts w:ascii="Arial" w:hAnsi="Arial" w:cs="Arial"/>
            <w:b/>
            <w:sz w:val="32"/>
            <w:szCs w:val="32"/>
            <w:lang w:val="en-GB"/>
          </w:rPr>
          <w:t xml:space="preserve">; new version </w:t>
        </w:r>
        <w:r w:rsidR="003233F6">
          <w:rPr>
            <w:rFonts w:ascii="Arial" w:hAnsi="Arial" w:cs="Arial"/>
            <w:b/>
            <w:sz w:val="32"/>
            <w:szCs w:val="32"/>
            <w:lang w:val="en-GB"/>
          </w:rPr>
          <w:t>–</w:t>
        </w:r>
        <w:r w:rsidR="000E5A41">
          <w:rPr>
            <w:rFonts w:ascii="Arial" w:hAnsi="Arial" w:cs="Arial"/>
            <w:b/>
            <w:sz w:val="32"/>
            <w:szCs w:val="32"/>
            <w:lang w:val="en-GB"/>
          </w:rPr>
          <w:t xml:space="preserve"> by written notice of the Founder № ___ dated «___» __________ 2026</w:t>
        </w:r>
      </w:ins>
    </w:p>
    <w:p w14:paraId="55894C91" w14:textId="77777777" w:rsidR="0012107C" w:rsidRPr="0012107C" w:rsidRDefault="0012107C" w:rsidP="0012107C">
      <w:pPr>
        <w:spacing w:after="0" w:line="360" w:lineRule="auto"/>
        <w:ind w:firstLine="709"/>
        <w:jc w:val="both"/>
        <w:rPr>
          <w:rFonts w:ascii="Arial" w:hAnsi="Arial" w:cs="Arial"/>
          <w:sz w:val="28"/>
          <w:szCs w:val="32"/>
          <w:lang w:val="en-GB"/>
        </w:rPr>
      </w:pPr>
    </w:p>
    <w:p w14:paraId="0F4B2D99" w14:textId="77777777" w:rsidR="0012107C" w:rsidRPr="0012107C" w:rsidRDefault="0012107C" w:rsidP="0012107C">
      <w:pPr>
        <w:spacing w:after="0" w:line="360" w:lineRule="auto"/>
        <w:ind w:firstLine="709"/>
        <w:jc w:val="both"/>
        <w:rPr>
          <w:rFonts w:ascii="Arial" w:hAnsi="Arial" w:cs="Arial"/>
          <w:sz w:val="28"/>
          <w:szCs w:val="32"/>
          <w:lang w:val="en-GB"/>
        </w:rPr>
      </w:pPr>
    </w:p>
    <w:p w14:paraId="5220EEAB" w14:textId="77777777" w:rsidR="0012107C" w:rsidRPr="0012107C" w:rsidRDefault="0012107C" w:rsidP="0012107C">
      <w:pPr>
        <w:spacing w:after="0" w:line="360" w:lineRule="auto"/>
        <w:ind w:firstLine="709"/>
        <w:jc w:val="both"/>
        <w:rPr>
          <w:rFonts w:ascii="Arial" w:hAnsi="Arial" w:cs="Arial"/>
          <w:sz w:val="28"/>
          <w:szCs w:val="32"/>
          <w:lang w:val="en-GB"/>
        </w:rPr>
      </w:pPr>
    </w:p>
    <w:p w14:paraId="5470F6C7" w14:textId="77777777" w:rsidR="0012107C" w:rsidRPr="0012107C" w:rsidRDefault="0012107C" w:rsidP="0012107C">
      <w:pPr>
        <w:spacing w:after="0" w:line="360" w:lineRule="auto"/>
        <w:ind w:firstLine="709"/>
        <w:jc w:val="both"/>
        <w:rPr>
          <w:rFonts w:ascii="Arial" w:hAnsi="Arial" w:cs="Arial"/>
          <w:sz w:val="28"/>
          <w:szCs w:val="32"/>
          <w:lang w:val="en-GB"/>
        </w:rPr>
      </w:pPr>
    </w:p>
    <w:p w14:paraId="0CB81646" w14:textId="7CCA82FC" w:rsidR="0012107C" w:rsidRPr="0012107C" w:rsidRDefault="0012107C" w:rsidP="0012107C">
      <w:pPr>
        <w:spacing w:after="0" w:line="240" w:lineRule="auto"/>
        <w:ind w:firstLine="709"/>
        <w:rPr>
          <w:rFonts w:ascii="Arial" w:hAnsi="Arial" w:cs="Arial"/>
          <w:sz w:val="28"/>
          <w:szCs w:val="32"/>
          <w:lang w:val="en-GB"/>
        </w:rPr>
      </w:pPr>
      <w:r w:rsidRPr="0012107C">
        <w:rPr>
          <w:rFonts w:ascii="Arial" w:hAnsi="Arial" w:cs="Arial"/>
          <w:sz w:val="28"/>
          <w:szCs w:val="32"/>
          <w:lang w:val="en-GB"/>
        </w:rPr>
        <w:t>Approval Date</w:t>
      </w:r>
      <w:ins w:id="3" w:author="Проект новой редакции" w:date="2026-10-23T13:54:00Z">
        <w:r w:rsidR="000E5A41">
          <w:rPr>
            <w:rFonts w:ascii="Arial" w:hAnsi="Arial" w:cs="Arial"/>
            <w:sz w:val="28"/>
            <w:szCs w:val="32"/>
            <w:lang w:val="en-GB"/>
          </w:rPr>
          <w:t xml:space="preserve"> of the new version: «___» __________ 2026</w:t>
        </w:r>
      </w:ins>
      <w:del w:id="4" w:author="Проект новой редакции" w:date="2026-10-23T13:54:00Z">
        <w:r w:rsidRPr="0012107C">
          <w:rPr>
            <w:rFonts w:ascii="Arial" w:hAnsi="Arial" w:cs="Arial"/>
            <w:sz w:val="28"/>
            <w:szCs w:val="32"/>
            <w:lang w:val="en-GB"/>
          </w:rPr>
          <w:delText>: 24 March 2024</w:delText>
        </w:r>
      </w:del>
    </w:p>
    <w:p w14:paraId="0D3B3713" w14:textId="000FF1C4" w:rsidR="0012107C" w:rsidRPr="0012107C" w:rsidRDefault="000E5A41" w:rsidP="0012107C">
      <w:pPr>
        <w:spacing w:after="0" w:line="240" w:lineRule="auto"/>
        <w:ind w:firstLine="709"/>
        <w:rPr>
          <w:rFonts w:ascii="Arial" w:hAnsi="Arial" w:cs="Arial"/>
          <w:sz w:val="28"/>
          <w:szCs w:val="32"/>
          <w:lang w:val="en-GB"/>
        </w:rPr>
      </w:pPr>
      <w:ins w:id="5" w:author="Проект новой редакции" w:date="2026-10-23T13:54:00Z">
        <w:r>
          <w:rPr>
            <w:rFonts w:ascii="Arial" w:hAnsi="Arial" w:cs="Arial"/>
            <w:sz w:val="28"/>
            <w:szCs w:val="32"/>
            <w:lang w:val="en-GB"/>
          </w:rPr>
          <w:t>The initial version adopted</w:t>
        </w:r>
      </w:ins>
      <w:del w:id="6" w:author="Проект новой редакции" w:date="2026-10-23T13:54:00Z">
        <w:r w:rsidR="0012107C" w:rsidRPr="0012107C">
          <w:rPr>
            <w:rFonts w:ascii="Arial" w:hAnsi="Arial" w:cs="Arial"/>
            <w:sz w:val="28"/>
            <w:szCs w:val="32"/>
            <w:lang w:val="en-GB"/>
          </w:rPr>
          <w:delText>Adopted</w:delText>
        </w:r>
      </w:del>
      <w:r w:rsidR="0012107C" w:rsidRPr="0012107C">
        <w:rPr>
          <w:rFonts w:ascii="Arial" w:hAnsi="Arial" w:cs="Arial"/>
          <w:sz w:val="28"/>
          <w:szCs w:val="32"/>
          <w:lang w:val="en-GB"/>
        </w:rPr>
        <w:t xml:space="preserve"> by the Resolution № 2 Dated 24 March 2024</w:t>
      </w:r>
    </w:p>
    <w:p w14:paraId="33BC9DDC" w14:textId="77777777" w:rsidR="0012107C" w:rsidRPr="0012107C" w:rsidRDefault="0012107C" w:rsidP="0012107C">
      <w:pPr>
        <w:spacing w:after="0" w:line="360" w:lineRule="auto"/>
        <w:ind w:firstLine="709"/>
        <w:jc w:val="both"/>
        <w:rPr>
          <w:rFonts w:ascii="Arial" w:hAnsi="Arial" w:cs="Arial"/>
          <w:sz w:val="28"/>
          <w:szCs w:val="32"/>
          <w:lang w:val="en-GB"/>
        </w:rPr>
      </w:pPr>
    </w:p>
    <w:p w14:paraId="6600BF1C" w14:textId="77777777" w:rsidR="0012107C" w:rsidRPr="0012107C" w:rsidRDefault="0012107C" w:rsidP="0012107C">
      <w:pPr>
        <w:spacing w:after="0" w:line="360" w:lineRule="auto"/>
        <w:ind w:firstLine="709"/>
        <w:jc w:val="both"/>
        <w:rPr>
          <w:rFonts w:ascii="Arial" w:hAnsi="Arial" w:cs="Arial"/>
          <w:sz w:val="28"/>
          <w:szCs w:val="32"/>
          <w:lang w:val="en-GB"/>
        </w:rPr>
      </w:pPr>
    </w:p>
    <w:p w14:paraId="45B08C3C" w14:textId="77777777" w:rsidR="0012107C" w:rsidRPr="0012107C" w:rsidRDefault="0012107C" w:rsidP="0012107C">
      <w:pPr>
        <w:spacing w:after="0" w:line="360" w:lineRule="auto"/>
        <w:ind w:firstLine="709"/>
        <w:jc w:val="both"/>
        <w:rPr>
          <w:rFonts w:ascii="Arial" w:hAnsi="Arial" w:cs="Arial"/>
          <w:sz w:val="28"/>
          <w:szCs w:val="32"/>
          <w:lang w:val="en-GB"/>
        </w:rPr>
      </w:pPr>
    </w:p>
    <w:p w14:paraId="2100A554" w14:textId="77777777" w:rsidR="0012107C" w:rsidRPr="0012107C" w:rsidRDefault="0012107C" w:rsidP="0012107C">
      <w:pPr>
        <w:spacing w:after="0" w:line="360" w:lineRule="auto"/>
        <w:ind w:firstLine="709"/>
        <w:jc w:val="both"/>
        <w:rPr>
          <w:rFonts w:ascii="Arial" w:hAnsi="Arial" w:cs="Arial"/>
          <w:sz w:val="28"/>
          <w:szCs w:val="32"/>
          <w:lang w:val="en-GB"/>
        </w:rPr>
      </w:pPr>
    </w:p>
    <w:p w14:paraId="30D33E97" w14:textId="77777777" w:rsidR="0012107C" w:rsidRPr="0012107C" w:rsidRDefault="0012107C" w:rsidP="0012107C">
      <w:pPr>
        <w:spacing w:after="0" w:line="360" w:lineRule="auto"/>
        <w:ind w:firstLine="709"/>
        <w:jc w:val="center"/>
        <w:rPr>
          <w:rFonts w:ascii="Arial" w:hAnsi="Arial" w:cs="Arial"/>
          <w:b/>
          <w:sz w:val="28"/>
          <w:szCs w:val="32"/>
          <w:lang w:val="en-GB"/>
        </w:rPr>
      </w:pPr>
      <w:r w:rsidRPr="0012107C">
        <w:rPr>
          <w:rFonts w:ascii="Arial" w:hAnsi="Arial" w:cs="Arial"/>
          <w:b/>
          <w:sz w:val="28"/>
          <w:szCs w:val="32"/>
          <w:lang w:val="en-GB"/>
        </w:rPr>
        <w:t>Astana, Kazakhstan</w:t>
      </w:r>
    </w:p>
    <w:p w14:paraId="3314EDBD" w14:textId="77777777" w:rsidR="0012107C" w:rsidRPr="0012107C" w:rsidRDefault="0012107C" w:rsidP="0012107C">
      <w:pPr>
        <w:pageBreakBefore/>
        <w:spacing w:after="24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CONTENTS</w:t>
      </w:r>
    </w:p>
    <w:p w14:paraId="44F13F0E" w14:textId="77777777"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1: GENERAL PROVISIONS</w:t>
      </w:r>
      <w:r w:rsidRPr="0012107C">
        <w:rPr>
          <w:rFonts w:ascii="Arial" w:hAnsi="Arial" w:cs="Arial"/>
          <w:b/>
          <w:sz w:val="28"/>
          <w:szCs w:val="32"/>
          <w:lang w:val="en-GB"/>
        </w:rPr>
        <w:tab/>
        <w:t>3</w:t>
      </w:r>
    </w:p>
    <w:p w14:paraId="760CDC4A" w14:textId="77777777"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1.1. Interpretation</w:t>
      </w:r>
      <w:r w:rsidRPr="0012107C">
        <w:rPr>
          <w:rFonts w:ascii="Arial" w:hAnsi="Arial" w:cs="Arial"/>
          <w:sz w:val="28"/>
          <w:szCs w:val="32"/>
          <w:lang w:val="en-GB"/>
        </w:rPr>
        <w:tab/>
        <w:t>3</w:t>
      </w:r>
    </w:p>
    <w:p w14:paraId="666C0BC6" w14:textId="7EBA952F"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1.2. Name of a Foundation</w:t>
      </w:r>
      <w:r w:rsidRPr="0012107C">
        <w:rPr>
          <w:rFonts w:ascii="Arial" w:hAnsi="Arial" w:cs="Arial"/>
          <w:sz w:val="28"/>
          <w:szCs w:val="32"/>
          <w:lang w:val="en-GB"/>
        </w:rPr>
        <w:tab/>
      </w:r>
      <w:ins w:id="7" w:author="Проект новой редакции" w:date="2026-10-23T13:54:00Z">
        <w:r w:rsidR="000E5A41">
          <w:rPr>
            <w:rFonts w:ascii="Arial" w:hAnsi="Arial" w:cs="Arial"/>
            <w:sz w:val="28"/>
            <w:szCs w:val="32"/>
            <w:lang w:val="en-GB"/>
          </w:rPr>
          <w:t>3</w:t>
        </w:r>
      </w:ins>
      <w:del w:id="8" w:author="Проект новой редакции" w:date="2026-10-23T13:54:00Z">
        <w:r w:rsidRPr="0012107C">
          <w:rPr>
            <w:rFonts w:ascii="Arial" w:hAnsi="Arial" w:cs="Arial"/>
            <w:sz w:val="28"/>
            <w:szCs w:val="32"/>
            <w:lang w:val="en-GB"/>
          </w:rPr>
          <w:delText>4</w:delText>
        </w:r>
      </w:del>
    </w:p>
    <w:p w14:paraId="5A0CA5BC" w14:textId="56FA39FD"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1.3. Applicable Law</w:t>
      </w:r>
      <w:r w:rsidRPr="0012107C">
        <w:rPr>
          <w:rFonts w:ascii="Arial" w:hAnsi="Arial" w:cs="Arial"/>
          <w:sz w:val="28"/>
          <w:szCs w:val="32"/>
          <w:lang w:val="en-GB"/>
        </w:rPr>
        <w:tab/>
      </w:r>
      <w:ins w:id="9" w:author="Проект новой редакции" w:date="2026-10-23T13:54:00Z">
        <w:r w:rsidR="000E5A41">
          <w:rPr>
            <w:rFonts w:ascii="Arial" w:hAnsi="Arial" w:cs="Arial"/>
            <w:sz w:val="28"/>
            <w:szCs w:val="32"/>
            <w:lang w:val="en-GB"/>
          </w:rPr>
          <w:t>3</w:t>
        </w:r>
      </w:ins>
      <w:del w:id="10" w:author="Проект новой редакции" w:date="2026-10-23T13:54:00Z">
        <w:r w:rsidRPr="0012107C">
          <w:rPr>
            <w:rFonts w:ascii="Arial" w:hAnsi="Arial" w:cs="Arial"/>
            <w:sz w:val="28"/>
            <w:szCs w:val="32"/>
            <w:lang w:val="en-GB"/>
          </w:rPr>
          <w:delText>4</w:delText>
        </w:r>
      </w:del>
    </w:p>
    <w:p w14:paraId="323F1256" w14:textId="588F8795"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1.4. Duration</w:t>
      </w:r>
      <w:r w:rsidRPr="0012107C">
        <w:rPr>
          <w:rFonts w:ascii="Arial" w:hAnsi="Arial" w:cs="Arial"/>
          <w:sz w:val="28"/>
          <w:szCs w:val="32"/>
          <w:lang w:val="en-GB"/>
        </w:rPr>
        <w:tab/>
      </w:r>
      <w:ins w:id="11" w:author="Проект новой редакции" w:date="2026-10-23T13:54:00Z">
        <w:r w:rsidR="000E5A41">
          <w:rPr>
            <w:rFonts w:ascii="Arial" w:hAnsi="Arial" w:cs="Arial"/>
            <w:sz w:val="28"/>
            <w:szCs w:val="32"/>
            <w:lang w:val="en-GB"/>
          </w:rPr>
          <w:t>3</w:t>
        </w:r>
      </w:ins>
      <w:del w:id="12" w:author="Проект новой редакции" w:date="2026-10-23T13:54:00Z">
        <w:r w:rsidRPr="0012107C">
          <w:rPr>
            <w:rFonts w:ascii="Arial" w:hAnsi="Arial" w:cs="Arial"/>
            <w:sz w:val="28"/>
            <w:szCs w:val="32"/>
            <w:lang w:val="en-GB"/>
          </w:rPr>
          <w:delText>4</w:delText>
        </w:r>
      </w:del>
    </w:p>
    <w:p w14:paraId="38AF3C71" w14:textId="77777777"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1.5. Entitlement</w:t>
      </w:r>
      <w:r w:rsidRPr="0012107C">
        <w:rPr>
          <w:rFonts w:ascii="Arial" w:hAnsi="Arial" w:cs="Arial"/>
          <w:sz w:val="28"/>
          <w:szCs w:val="32"/>
          <w:lang w:val="en-GB"/>
        </w:rPr>
        <w:tab/>
        <w:t>4</w:t>
      </w:r>
    </w:p>
    <w:p w14:paraId="35AE94AA" w14:textId="155155D1"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2: NATURE OF A FOUNDATION</w:t>
      </w:r>
      <w:r w:rsidRPr="0012107C">
        <w:rPr>
          <w:rFonts w:ascii="Arial" w:hAnsi="Arial" w:cs="Arial"/>
          <w:b/>
          <w:sz w:val="28"/>
          <w:szCs w:val="32"/>
          <w:lang w:val="en-GB"/>
        </w:rPr>
        <w:tab/>
      </w:r>
      <w:ins w:id="13" w:author="Проект новой редакции" w:date="2026-10-23T13:54:00Z">
        <w:r w:rsidR="000E5A41">
          <w:rPr>
            <w:rFonts w:ascii="Arial" w:hAnsi="Arial" w:cs="Arial"/>
            <w:b/>
            <w:sz w:val="28"/>
            <w:szCs w:val="32"/>
            <w:lang w:val="en-GB"/>
          </w:rPr>
          <w:t>5</w:t>
        </w:r>
      </w:ins>
      <w:del w:id="14" w:author="Проект новой редакции" w:date="2026-10-23T13:54:00Z">
        <w:r w:rsidRPr="0012107C">
          <w:rPr>
            <w:rFonts w:ascii="Arial" w:hAnsi="Arial" w:cs="Arial"/>
            <w:b/>
            <w:sz w:val="28"/>
            <w:szCs w:val="32"/>
            <w:lang w:val="en-GB"/>
          </w:rPr>
          <w:delText>6</w:delText>
        </w:r>
      </w:del>
    </w:p>
    <w:p w14:paraId="058A20E4" w14:textId="77777777" w:rsidR="0012107C" w:rsidRPr="0012107C" w:rsidRDefault="0012107C" w:rsidP="0012107C">
      <w:pPr>
        <w:tabs>
          <w:tab w:val="right" w:leader="dot" w:pos="9357"/>
        </w:tabs>
        <w:spacing w:after="120" w:line="240" w:lineRule="auto"/>
        <w:ind w:firstLine="709"/>
        <w:rPr>
          <w:rFonts w:ascii="Arial" w:hAnsi="Arial" w:cs="Arial"/>
          <w:sz w:val="28"/>
          <w:szCs w:val="32"/>
          <w:lang w:val="en-GB"/>
        </w:rPr>
      </w:pPr>
      <w:r w:rsidRPr="0012107C">
        <w:rPr>
          <w:rFonts w:ascii="Arial" w:hAnsi="Arial" w:cs="Arial"/>
          <w:sz w:val="28"/>
          <w:szCs w:val="32"/>
          <w:lang w:val="en-GB"/>
        </w:rPr>
        <w:t>2.1. Nature of a Foundation</w:t>
      </w:r>
      <w:r w:rsidRPr="0012107C">
        <w:rPr>
          <w:rFonts w:ascii="Arial" w:hAnsi="Arial" w:cs="Arial"/>
          <w:sz w:val="28"/>
          <w:szCs w:val="32"/>
          <w:lang w:val="en-GB"/>
        </w:rPr>
        <w:tab/>
        <w:t>5</w:t>
      </w:r>
    </w:p>
    <w:p w14:paraId="1F1C8A38" w14:textId="77777777"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PART 3: PROPERTY OF A FOUNDATION</w:t>
      </w:r>
      <w:r w:rsidRPr="0012107C">
        <w:rPr>
          <w:rFonts w:ascii="Arial" w:hAnsi="Arial" w:cs="Arial"/>
          <w:b/>
          <w:sz w:val="28"/>
          <w:szCs w:val="32"/>
          <w:lang w:val="en-GB"/>
        </w:rPr>
        <w:tab/>
        <w:t>5</w:t>
      </w:r>
    </w:p>
    <w:p w14:paraId="24EF5372" w14:textId="3A969F80"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 xml:space="preserve">PART </w:t>
      </w:r>
      <w:ins w:id="15" w:author="Проект новой редакции" w:date="2026-10-23T13:54:00Z">
        <w:r w:rsidR="000E5A41">
          <w:rPr>
            <w:rFonts w:ascii="Arial" w:hAnsi="Arial" w:cs="Arial"/>
            <w:b/>
            <w:sz w:val="28"/>
            <w:szCs w:val="32"/>
            <w:lang w:val="en-GB"/>
          </w:rPr>
          <w:t>4</w:t>
        </w:r>
      </w:ins>
      <w:del w:id="16" w:author="Проект новой редакции" w:date="2026-10-23T13:54:00Z">
        <w:r w:rsidRPr="0012107C">
          <w:rPr>
            <w:rFonts w:ascii="Arial" w:hAnsi="Arial" w:cs="Arial"/>
            <w:b/>
            <w:sz w:val="28"/>
            <w:szCs w:val="32"/>
            <w:lang w:val="en-GB"/>
          </w:rPr>
          <w:delText>3</w:delText>
        </w:r>
      </w:del>
      <w:r w:rsidRPr="0012107C">
        <w:rPr>
          <w:rFonts w:ascii="Arial" w:hAnsi="Arial" w:cs="Arial"/>
          <w:b/>
          <w:sz w:val="28"/>
          <w:szCs w:val="32"/>
          <w:lang w:val="en-GB"/>
        </w:rPr>
        <w:t>: OBJECTS OF THE FOUNDATION</w:t>
      </w:r>
      <w:r w:rsidRPr="0012107C">
        <w:rPr>
          <w:rFonts w:ascii="Arial" w:hAnsi="Arial" w:cs="Arial"/>
          <w:b/>
          <w:sz w:val="28"/>
          <w:szCs w:val="32"/>
          <w:lang w:val="en-GB"/>
        </w:rPr>
        <w:tab/>
      </w:r>
      <w:ins w:id="17" w:author="Проект новой редакции" w:date="2026-10-23T13:54:00Z">
        <w:r w:rsidR="000E5A41">
          <w:rPr>
            <w:rFonts w:ascii="Arial" w:hAnsi="Arial" w:cs="Arial"/>
            <w:b/>
            <w:sz w:val="28"/>
            <w:szCs w:val="32"/>
            <w:lang w:val="en-GB"/>
          </w:rPr>
          <w:t>5</w:t>
        </w:r>
      </w:ins>
      <w:del w:id="18" w:author="Проект новой редакции" w:date="2026-10-23T13:54:00Z">
        <w:r w:rsidRPr="0012107C">
          <w:rPr>
            <w:rFonts w:ascii="Arial" w:hAnsi="Arial" w:cs="Arial"/>
            <w:b/>
            <w:sz w:val="28"/>
            <w:szCs w:val="32"/>
            <w:lang w:val="en-GB"/>
          </w:rPr>
          <w:delText>6</w:delText>
        </w:r>
      </w:del>
    </w:p>
    <w:p w14:paraId="0C6112BC" w14:textId="08793DFA"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 xml:space="preserve">PART </w:t>
      </w:r>
      <w:ins w:id="19" w:author="Проект новой редакции" w:date="2026-10-23T13:54:00Z">
        <w:r w:rsidR="000E5A41">
          <w:rPr>
            <w:rFonts w:ascii="Arial" w:hAnsi="Arial" w:cs="Arial"/>
            <w:b/>
            <w:sz w:val="28"/>
            <w:szCs w:val="32"/>
            <w:lang w:val="en-GB"/>
          </w:rPr>
          <w:t>5</w:t>
        </w:r>
      </w:ins>
      <w:del w:id="20" w:author="Проект новой редакции" w:date="2026-10-23T13:54:00Z">
        <w:r w:rsidRPr="0012107C">
          <w:rPr>
            <w:rFonts w:ascii="Arial" w:hAnsi="Arial" w:cs="Arial"/>
            <w:b/>
            <w:sz w:val="28"/>
            <w:szCs w:val="32"/>
            <w:lang w:val="en-GB"/>
          </w:rPr>
          <w:delText>4</w:delText>
        </w:r>
      </w:del>
      <w:r w:rsidRPr="0012107C">
        <w:rPr>
          <w:rFonts w:ascii="Arial" w:hAnsi="Arial" w:cs="Arial"/>
          <w:b/>
          <w:sz w:val="28"/>
          <w:szCs w:val="32"/>
          <w:lang w:val="en-GB"/>
        </w:rPr>
        <w:t>: SOURCE OF FINANCE OF THE FOUNDATION</w:t>
      </w:r>
      <w:r w:rsidRPr="0012107C">
        <w:rPr>
          <w:rFonts w:ascii="Arial" w:hAnsi="Arial" w:cs="Arial"/>
          <w:b/>
          <w:sz w:val="28"/>
          <w:szCs w:val="32"/>
          <w:lang w:val="en-GB"/>
        </w:rPr>
        <w:tab/>
      </w:r>
      <w:ins w:id="21" w:author="Проект новой редакции" w:date="2026-10-23T13:54:00Z">
        <w:r w:rsidR="000E5A41">
          <w:rPr>
            <w:rFonts w:ascii="Arial" w:hAnsi="Arial" w:cs="Arial"/>
            <w:b/>
            <w:sz w:val="28"/>
            <w:szCs w:val="32"/>
            <w:lang w:val="en-GB"/>
          </w:rPr>
          <w:t>8</w:t>
        </w:r>
      </w:ins>
      <w:del w:id="22" w:author="Проект новой редакции" w:date="2026-10-23T13:54:00Z">
        <w:r w:rsidRPr="0012107C">
          <w:rPr>
            <w:rFonts w:ascii="Arial" w:hAnsi="Arial" w:cs="Arial"/>
            <w:b/>
            <w:sz w:val="28"/>
            <w:szCs w:val="32"/>
            <w:lang w:val="en-GB"/>
          </w:rPr>
          <w:delText>7</w:delText>
        </w:r>
      </w:del>
    </w:p>
    <w:p w14:paraId="0318735E" w14:textId="18B0B457"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 xml:space="preserve">PART </w:t>
      </w:r>
      <w:ins w:id="23" w:author="Проект новой редакции" w:date="2026-10-23T13:54:00Z">
        <w:r w:rsidR="000E5A41">
          <w:rPr>
            <w:rFonts w:ascii="Arial" w:hAnsi="Arial" w:cs="Arial"/>
            <w:b/>
            <w:sz w:val="28"/>
            <w:szCs w:val="32"/>
            <w:lang w:val="en-GB"/>
          </w:rPr>
          <w:t>6</w:t>
        </w:r>
      </w:ins>
      <w:del w:id="24" w:author="Проект новой редакции" w:date="2026-10-23T13:54:00Z">
        <w:r w:rsidRPr="0012107C">
          <w:rPr>
            <w:rFonts w:ascii="Arial" w:hAnsi="Arial" w:cs="Arial"/>
            <w:b/>
            <w:sz w:val="28"/>
            <w:szCs w:val="32"/>
            <w:lang w:val="en-GB"/>
          </w:rPr>
          <w:delText>5</w:delText>
        </w:r>
      </w:del>
      <w:r w:rsidRPr="0012107C">
        <w:rPr>
          <w:rFonts w:ascii="Arial" w:hAnsi="Arial" w:cs="Arial"/>
          <w:b/>
          <w:sz w:val="28"/>
          <w:szCs w:val="32"/>
          <w:lang w:val="en-GB"/>
        </w:rPr>
        <w:t>: AMENDMENTS AND REVOCATIONS</w:t>
      </w:r>
      <w:r w:rsidRPr="0012107C">
        <w:rPr>
          <w:rFonts w:ascii="Arial" w:hAnsi="Arial" w:cs="Arial"/>
          <w:b/>
          <w:sz w:val="28"/>
          <w:szCs w:val="32"/>
          <w:lang w:val="en-GB"/>
        </w:rPr>
        <w:tab/>
      </w:r>
      <w:ins w:id="25" w:author="Проект новой редакции" w:date="2026-10-23T13:54:00Z">
        <w:r w:rsidR="000E5A41">
          <w:rPr>
            <w:rFonts w:ascii="Arial" w:hAnsi="Arial" w:cs="Arial"/>
            <w:b/>
            <w:sz w:val="28"/>
            <w:szCs w:val="32"/>
            <w:lang w:val="en-GB"/>
          </w:rPr>
          <w:t>9</w:t>
        </w:r>
      </w:ins>
      <w:del w:id="26" w:author="Проект новой редакции" w:date="2026-10-23T13:54:00Z">
        <w:r w:rsidRPr="0012107C">
          <w:rPr>
            <w:rFonts w:ascii="Arial" w:hAnsi="Arial" w:cs="Arial"/>
            <w:b/>
            <w:sz w:val="28"/>
            <w:szCs w:val="32"/>
            <w:lang w:val="en-GB"/>
          </w:rPr>
          <w:delText>8</w:delText>
        </w:r>
      </w:del>
    </w:p>
    <w:p w14:paraId="5C0E920C" w14:textId="68EAF65E" w:rsidR="0012107C" w:rsidRPr="0012107C" w:rsidRDefault="0012107C" w:rsidP="0012107C">
      <w:pPr>
        <w:tabs>
          <w:tab w:val="right" w:leader="dot" w:pos="9357"/>
        </w:tabs>
        <w:spacing w:after="120" w:line="240" w:lineRule="auto"/>
        <w:ind w:firstLine="709"/>
        <w:rPr>
          <w:rFonts w:ascii="Arial" w:hAnsi="Arial" w:cs="Arial"/>
          <w:b/>
          <w:sz w:val="28"/>
          <w:szCs w:val="32"/>
          <w:lang w:val="en-GB"/>
        </w:rPr>
      </w:pPr>
      <w:r w:rsidRPr="0012107C">
        <w:rPr>
          <w:rFonts w:ascii="Arial" w:hAnsi="Arial" w:cs="Arial"/>
          <w:b/>
          <w:sz w:val="28"/>
          <w:szCs w:val="32"/>
          <w:lang w:val="en-GB"/>
        </w:rPr>
        <w:t xml:space="preserve">PART </w:t>
      </w:r>
      <w:ins w:id="27" w:author="Проект новой редакции" w:date="2026-10-23T13:54:00Z">
        <w:r w:rsidR="000E5A41">
          <w:rPr>
            <w:rFonts w:ascii="Arial" w:hAnsi="Arial" w:cs="Arial"/>
            <w:b/>
            <w:sz w:val="28"/>
            <w:szCs w:val="32"/>
            <w:lang w:val="en-GB"/>
          </w:rPr>
          <w:t>7</w:t>
        </w:r>
      </w:ins>
      <w:del w:id="28" w:author="Проект новой редакции" w:date="2026-10-23T13:54:00Z">
        <w:r w:rsidRPr="0012107C">
          <w:rPr>
            <w:rFonts w:ascii="Arial" w:hAnsi="Arial" w:cs="Arial"/>
            <w:b/>
            <w:sz w:val="28"/>
            <w:szCs w:val="32"/>
            <w:lang w:val="en-GB"/>
          </w:rPr>
          <w:delText>6</w:delText>
        </w:r>
      </w:del>
      <w:r w:rsidRPr="0012107C">
        <w:rPr>
          <w:rFonts w:ascii="Arial" w:hAnsi="Arial" w:cs="Arial"/>
          <w:b/>
          <w:sz w:val="28"/>
          <w:szCs w:val="32"/>
          <w:lang w:val="en-GB"/>
        </w:rPr>
        <w:t>: DECLARATION</w:t>
      </w:r>
      <w:r w:rsidRPr="0012107C">
        <w:rPr>
          <w:rFonts w:ascii="Arial" w:hAnsi="Arial" w:cs="Arial"/>
          <w:b/>
          <w:sz w:val="28"/>
          <w:szCs w:val="32"/>
          <w:lang w:val="en-GB"/>
        </w:rPr>
        <w:tab/>
      </w:r>
      <w:ins w:id="29" w:author="Проект новой редакции" w:date="2026-10-23T13:54:00Z">
        <w:r w:rsidR="000E5A41">
          <w:rPr>
            <w:rFonts w:ascii="Arial" w:hAnsi="Arial" w:cs="Arial"/>
            <w:b/>
            <w:sz w:val="28"/>
            <w:szCs w:val="32"/>
            <w:lang w:val="en-GB"/>
          </w:rPr>
          <w:t>9</w:t>
        </w:r>
      </w:ins>
      <w:del w:id="30" w:author="Проект новой редакции" w:date="2026-10-23T13:54:00Z">
        <w:r w:rsidRPr="0012107C">
          <w:rPr>
            <w:rFonts w:ascii="Arial" w:hAnsi="Arial" w:cs="Arial"/>
            <w:b/>
            <w:sz w:val="28"/>
            <w:szCs w:val="32"/>
            <w:lang w:val="en-GB"/>
          </w:rPr>
          <w:delText>8</w:delText>
        </w:r>
      </w:del>
    </w:p>
    <w:p w14:paraId="18FA691D" w14:textId="77777777" w:rsidR="0012107C" w:rsidRPr="000E5A41" w:rsidRDefault="000E5A41" w:rsidP="0012107C">
      <w:pPr>
        <w:tabs>
          <w:tab w:val="right" w:leader="dot" w:pos="9357"/>
        </w:tabs>
        <w:spacing w:after="120" w:line="240" w:lineRule="auto"/>
        <w:ind w:firstLine="709"/>
        <w:rPr>
          <w:ins w:id="31" w:author="Проект новой редакции" w:date="2026-10-23T13:54:00Z"/>
          <w:rFonts w:ascii="Arial" w:hAnsi="Arial" w:cs="Arial"/>
          <w:b/>
          <w:sz w:val="28"/>
          <w:szCs w:val="32"/>
          <w:lang w:val="en-GB"/>
        </w:rPr>
      </w:pPr>
      <w:ins w:id="32" w:author="Проект новой редакции" w:date="2026-10-23T13:54:00Z">
        <w:r>
          <w:rPr>
            <w:rFonts w:ascii="Arial" w:hAnsi="Arial" w:cs="Arial"/>
            <w:b/>
            <w:sz w:val="28"/>
            <w:szCs w:val="32"/>
            <w:lang w:val="en-GB"/>
          </w:rPr>
          <w:t>ANNEXES 1–2</w:t>
        </w:r>
        <w:r>
          <w:rPr>
            <w:rFonts w:ascii="Arial" w:hAnsi="Arial" w:cs="Arial"/>
            <w:b/>
            <w:sz w:val="28"/>
            <w:szCs w:val="32"/>
            <w:lang w:val="en-GB"/>
          </w:rPr>
          <w:tab/>
          <w:t>10</w:t>
        </w:r>
      </w:ins>
    </w:p>
    <w:p w14:paraId="3605B958" w14:textId="77777777"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PART 1: GENERAL PROVISIONS</w:t>
      </w:r>
    </w:p>
    <w:p w14:paraId="14A42D6D"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1.1 In this Charter, unless the contrary intention appears the terms have the same meanings as they have in the By-laws and Regulations but excluding any statutory modification thereof not in force when these By-Laws become binding on the Foundation.</w:t>
      </w:r>
    </w:p>
    <w:p w14:paraId="796F7ADF"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1.2. Name of the Foundation</w:t>
      </w:r>
    </w:p>
    <w:p w14:paraId="44C9B9C4" w14:textId="4E444DF0"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Full</w:t>
      </w:r>
      <w:ins w:id="33" w:author="Проект новой редакции" w:date="2026-10-23T13:54:00Z">
        <w:r w:rsidR="000E5A41">
          <w:rPr>
            <w:rFonts w:ascii="Arial" w:hAnsi="Arial" w:cs="Arial"/>
            <w:sz w:val="28"/>
            <w:szCs w:val="32"/>
            <w:lang w:val="en-GB"/>
          </w:rPr>
          <w:t xml:space="preserve"> legal</w:t>
        </w:r>
      </w:ins>
      <w:r w:rsidRPr="0012107C">
        <w:rPr>
          <w:rFonts w:ascii="Arial" w:hAnsi="Arial" w:cs="Arial"/>
          <w:sz w:val="28"/>
          <w:szCs w:val="32"/>
          <w:lang w:val="en-GB"/>
        </w:rPr>
        <w:t xml:space="preserve"> name of the Foundation in English language is «Central Asia Climate Foundation», abbreviation «CACF</w:t>
      </w:r>
      <w:ins w:id="34" w:author="Проект новой редакции" w:date="2026-10-23T13:54:00Z">
        <w:r w:rsidR="000E5A41">
          <w:rPr>
            <w:rFonts w:ascii="Arial" w:hAnsi="Arial" w:cs="Arial"/>
            <w:sz w:val="28"/>
            <w:szCs w:val="32"/>
            <w:lang w:val="en-GB"/>
          </w:rPr>
          <w:t>»; for official communications, along with the legal name, «Central Asia Climate Foundation» or the abbreviation «CACF», as well as «Project Office for Central Asia on climate change and green energy», are officially used.</w:t>
        </w:r>
      </w:ins>
      <w:del w:id="35" w:author="Проект новой редакции" w:date="2026-10-23T13:54:00Z">
        <w:r w:rsidRPr="0012107C">
          <w:rPr>
            <w:rFonts w:ascii="Arial" w:hAnsi="Arial" w:cs="Arial"/>
            <w:sz w:val="28"/>
            <w:szCs w:val="32"/>
            <w:lang w:val="en-GB"/>
          </w:rPr>
          <w:delText>»</w:delText>
        </w:r>
      </w:del>
    </w:p>
    <w:p w14:paraId="09E87EAE" w14:textId="0F9F50D4"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Full</w:t>
      </w:r>
      <w:ins w:id="36" w:author="Проект новой редакции" w:date="2026-10-23T13:54:00Z">
        <w:r w:rsidR="000E5A41">
          <w:rPr>
            <w:rFonts w:ascii="Arial" w:hAnsi="Arial" w:cs="Arial"/>
            <w:sz w:val="28"/>
            <w:szCs w:val="32"/>
            <w:lang w:val="en-GB"/>
          </w:rPr>
          <w:t xml:space="preserve"> legal</w:t>
        </w:r>
      </w:ins>
      <w:r w:rsidRPr="0012107C">
        <w:rPr>
          <w:rFonts w:ascii="Arial" w:hAnsi="Arial" w:cs="Arial"/>
          <w:sz w:val="28"/>
          <w:szCs w:val="32"/>
          <w:lang w:val="en-GB"/>
        </w:rPr>
        <w:t xml:space="preserve"> name of the Foundation in Kazakh language is «Орталық Азия Климаттық Қоры», abbreviation «ОАКҚ</w:t>
      </w:r>
      <w:ins w:id="37" w:author="Проект новой редакции" w:date="2026-10-23T13:54:00Z">
        <w:r w:rsidR="000E5A41">
          <w:rPr>
            <w:rFonts w:ascii="Arial" w:hAnsi="Arial" w:cs="Arial"/>
            <w:sz w:val="28"/>
            <w:szCs w:val="32"/>
            <w:lang w:val="en-GB"/>
          </w:rPr>
          <w:t>»; for official communications, along with the legal name, «Орталық Азия Климаттық Қоры» or the abbreviation «ОАКҚ», as well as «Орталық Азияның климаттың өзгеруі және жасыл энергетика бойынша Жобалық Офисі», are officially used.</w:t>
        </w:r>
      </w:ins>
      <w:del w:id="38" w:author="Проект новой редакции" w:date="2026-10-23T13:54:00Z">
        <w:r w:rsidRPr="0012107C">
          <w:rPr>
            <w:rFonts w:ascii="Arial" w:hAnsi="Arial" w:cs="Arial"/>
            <w:sz w:val="28"/>
            <w:szCs w:val="32"/>
            <w:lang w:val="en-GB"/>
          </w:rPr>
          <w:delText>»</w:delText>
        </w:r>
      </w:del>
    </w:p>
    <w:p w14:paraId="375090F5" w14:textId="276AEDDE"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Full</w:t>
      </w:r>
      <w:ins w:id="39" w:author="Проект новой редакции" w:date="2026-10-23T13:54:00Z">
        <w:r w:rsidR="000E5A41">
          <w:rPr>
            <w:rFonts w:ascii="Arial" w:hAnsi="Arial" w:cs="Arial"/>
            <w:sz w:val="28"/>
            <w:szCs w:val="32"/>
            <w:lang w:val="en-GB"/>
          </w:rPr>
          <w:t xml:space="preserve"> legal</w:t>
        </w:r>
      </w:ins>
      <w:r w:rsidRPr="0012107C">
        <w:rPr>
          <w:rFonts w:ascii="Arial" w:hAnsi="Arial" w:cs="Arial"/>
          <w:sz w:val="28"/>
          <w:szCs w:val="32"/>
          <w:lang w:val="en-GB"/>
        </w:rPr>
        <w:t xml:space="preserve"> name of the Foundation in Russian language is «Центрально Азиатский Климатический Фонд», abbreviation «ЦАКФ</w:t>
      </w:r>
      <w:ins w:id="40" w:author="Проект новой редакции" w:date="2026-10-23T13:54:00Z">
        <w:r w:rsidR="000E5A41">
          <w:rPr>
            <w:rFonts w:ascii="Arial" w:hAnsi="Arial" w:cs="Arial"/>
            <w:sz w:val="28"/>
            <w:szCs w:val="32"/>
            <w:lang w:val="en-GB"/>
          </w:rPr>
          <w:t>»; for official communications, along with the legal name, «Центрально Азиатский Климатический Фонд» or the abbreviation «ЦАКФ», as well as «Проектный офис для Центральной Азии по изменению климата и зеленой энергетике», are officially used.</w:t>
        </w:r>
      </w:ins>
      <w:del w:id="41" w:author="Проект новой редакции" w:date="2026-10-23T13:54:00Z">
        <w:r w:rsidRPr="0012107C">
          <w:rPr>
            <w:rFonts w:ascii="Arial" w:hAnsi="Arial" w:cs="Arial"/>
            <w:sz w:val="28"/>
            <w:szCs w:val="32"/>
            <w:lang w:val="en-GB"/>
          </w:rPr>
          <w:delText>»</w:delText>
        </w:r>
      </w:del>
    </w:p>
    <w:p w14:paraId="28D5E63D"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1.3. Applicable Law</w:t>
      </w:r>
    </w:p>
    <w:p w14:paraId="30EE86D5"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in its actions should apply the Acting Law of the AIFC, applicable laws and regulation of the Central Asia Countries where it is necessary.</w:t>
      </w:r>
    </w:p>
    <w:p w14:paraId="49B75698"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1.4. Duration</w:t>
      </w:r>
    </w:p>
    <w:p w14:paraId="1981EE6C"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The Foundation shall continue to exist until it reaches its objects or dissolved according to the By-Laws of the Foundation.</w:t>
      </w:r>
    </w:p>
    <w:p w14:paraId="28A4599C"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lastRenderedPageBreak/>
        <w:t>1.5. Entitlement</w:t>
      </w:r>
    </w:p>
    <w:p w14:paraId="440E8E3D" w14:textId="4C342C66"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The Foundation is independent in setting its objects, policy and in its operation, under supervision of the Guardian Council</w:t>
      </w:r>
      <w:ins w:id="42" w:author="Проект новой редакции" w:date="2026-10-23T13:54:00Z">
        <w:r w:rsidR="000E5A41">
          <w:rPr>
            <w:rFonts w:ascii="Arial" w:hAnsi="Arial" w:cs="Arial"/>
            <w:sz w:val="28"/>
            <w:szCs w:val="32"/>
            <w:lang w:val="en-GB"/>
          </w:rPr>
          <w:t xml:space="preserve"> exercised in the manner and within the limits set out in the By-laws</w:t>
        </w:r>
      </w:ins>
      <w:r w:rsidRPr="0012107C">
        <w:rPr>
          <w:rFonts w:ascii="Arial" w:hAnsi="Arial" w:cs="Arial"/>
          <w:sz w:val="28"/>
          <w:szCs w:val="32"/>
          <w:lang w:val="en-GB"/>
        </w:rPr>
        <w:t>;</w:t>
      </w:r>
    </w:p>
    <w:p w14:paraId="7D738875"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The Foundation can have its own distinctive emblem, stamp, trademark, if necessary;</w:t>
      </w:r>
    </w:p>
    <w:p w14:paraId="5446E996"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The Foundation may use its property to reach its objects and for its functions;</w:t>
      </w:r>
    </w:p>
    <w:p w14:paraId="3F7C0DB6" w14:textId="08981B3A"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 The Foundation may not carry out any commercial activities, except those necessary for, and ancillary or incidental to, its objects.</w:t>
      </w:r>
      <w:ins w:id="43" w:author="Проект новой редакции" w:date="2026-10-23T13:54:00Z">
        <w:r w:rsidR="000E5A41">
          <w:rPr>
            <w:rFonts w:ascii="Arial" w:hAnsi="Arial" w:cs="Arial"/>
            <w:sz w:val="28"/>
            <w:szCs w:val="32"/>
            <w:lang w:val="en-GB"/>
          </w:rPr>
          <w:t xml:space="preserve"> The provision by the Foundation of services within the objects provided for in sub-paragraphs 9)–13) of paragraph 4.1 of Part 4 «Objects of the Foundation» is recognised as an activity incidental to the objects of the Foundation; income from such services shall be applied exclusively to reaching the objects of the Foundation.</w:t>
        </w:r>
      </w:ins>
    </w:p>
    <w:p w14:paraId="1526E061" w14:textId="77777777"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PART 2: NATURE OF A FOUNDATION</w:t>
      </w:r>
    </w:p>
    <w:p w14:paraId="0F7A93E0"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2.1. The Foundation is a body corporate with a legal personality separate from that of its Founder(s) and any other Person.</w:t>
      </w:r>
    </w:p>
    <w:p w14:paraId="6C87B969"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2.2. The Foundation is established as charitable Foundation.</w:t>
      </w:r>
    </w:p>
    <w:p w14:paraId="2DE0E476"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2.3. The Foundation has the capacity, rights and privileges of a natural person. The validity of an act done by a Foundation shall not be called into question on the ground of lack of capacity by reason of anything in its Charter or By-laws.</w:t>
      </w:r>
    </w:p>
    <w:p w14:paraId="27A94B53"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2.4. Founder has such rights (if any) in respect of a Foundation as provided for in its Bylaws.</w:t>
      </w:r>
    </w:p>
    <w:p w14:paraId="24BB7B6E"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2.5. All property of the Foundation shall be received by the Qualified Recipient if the Foundation is to be dissolved.</w:t>
      </w:r>
    </w:p>
    <w:p w14:paraId="477B015A" w14:textId="77777777" w:rsidR="0012107C" w:rsidRPr="0012107C" w:rsidRDefault="0012107C" w:rsidP="0012107C">
      <w:pPr>
        <w:spacing w:after="0" w:line="360" w:lineRule="auto"/>
        <w:ind w:firstLine="709"/>
        <w:jc w:val="both"/>
        <w:rPr>
          <w:rFonts w:ascii="Arial" w:hAnsi="Arial" w:cs="Arial"/>
          <w:sz w:val="28"/>
          <w:szCs w:val="32"/>
          <w:lang w:val="en-GB"/>
        </w:rPr>
      </w:pPr>
    </w:p>
    <w:p w14:paraId="54EFC418" w14:textId="77777777"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PART 3: PROPERTY OF A FOUNDATION</w:t>
      </w:r>
    </w:p>
    <w:p w14:paraId="0D42A3DD"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3.1. The Foundation may hold, use and have properties to sustain, operate and for the purpose of reaching its objects.</w:t>
      </w:r>
    </w:p>
    <w:p w14:paraId="50951247" w14:textId="4E592F33"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w:t>
      </w:r>
      <w:ins w:id="44" w:author="Проект новой редакции" w:date="2026-10-23T13:54:00Z">
        <w:r w:rsidR="000E5A41">
          <w:rPr>
            <w:rFonts w:ascii="Arial" w:hAnsi="Arial" w:cs="Arial"/>
            <w:sz w:val="28"/>
            <w:szCs w:val="32"/>
            <w:lang w:val="en-GB"/>
          </w:rPr>
          <w:t>2</w:t>
        </w:r>
      </w:ins>
      <w:del w:id="45" w:author="Проект новой редакции" w:date="2026-10-23T13:54:00Z">
        <w:r w:rsidRPr="0012107C">
          <w:rPr>
            <w:rFonts w:ascii="Arial" w:hAnsi="Arial" w:cs="Arial"/>
            <w:sz w:val="28"/>
            <w:szCs w:val="32"/>
            <w:lang w:val="en-GB"/>
          </w:rPr>
          <w:delText>3</w:delText>
        </w:r>
      </w:del>
      <w:r w:rsidRPr="0012107C">
        <w:rPr>
          <w:rFonts w:ascii="Arial" w:hAnsi="Arial" w:cs="Arial"/>
          <w:sz w:val="28"/>
          <w:szCs w:val="32"/>
          <w:lang w:val="en-GB"/>
        </w:rPr>
        <w:t>. Any Property of the Foundation can be obtained, given for use entirely or temporally.</w:t>
      </w:r>
    </w:p>
    <w:p w14:paraId="01EB0217" w14:textId="77777777" w:rsidR="0012107C" w:rsidRPr="0012107C" w:rsidRDefault="0012107C" w:rsidP="0012107C">
      <w:pPr>
        <w:spacing w:after="0" w:line="360" w:lineRule="auto"/>
        <w:ind w:firstLine="709"/>
        <w:jc w:val="both"/>
        <w:rPr>
          <w:rFonts w:ascii="Arial" w:hAnsi="Arial" w:cs="Arial"/>
          <w:sz w:val="28"/>
          <w:szCs w:val="32"/>
          <w:lang w:val="en-GB"/>
        </w:rPr>
      </w:pPr>
    </w:p>
    <w:p w14:paraId="2FBBED18" w14:textId="4E749B08"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 xml:space="preserve">PART </w:t>
      </w:r>
      <w:ins w:id="46" w:author="Проект новой редакции" w:date="2026-10-23T13:54:00Z">
        <w:r w:rsidR="000E5A41">
          <w:rPr>
            <w:rFonts w:ascii="Arial" w:hAnsi="Arial" w:cs="Arial"/>
            <w:b/>
            <w:sz w:val="28"/>
            <w:szCs w:val="32"/>
            <w:lang w:val="en-GB"/>
          </w:rPr>
          <w:t>4</w:t>
        </w:r>
      </w:ins>
      <w:del w:id="47" w:author="Проект новой редакции" w:date="2026-10-23T13:54:00Z">
        <w:r w:rsidRPr="0012107C">
          <w:rPr>
            <w:rFonts w:ascii="Arial" w:hAnsi="Arial" w:cs="Arial"/>
            <w:b/>
            <w:sz w:val="28"/>
            <w:szCs w:val="32"/>
            <w:lang w:val="en-GB"/>
          </w:rPr>
          <w:delText>3</w:delText>
        </w:r>
      </w:del>
      <w:r w:rsidRPr="0012107C">
        <w:rPr>
          <w:rFonts w:ascii="Arial" w:hAnsi="Arial" w:cs="Arial"/>
          <w:b/>
          <w:sz w:val="28"/>
          <w:szCs w:val="32"/>
          <w:lang w:val="en-GB"/>
        </w:rPr>
        <w:t>: OBJECTS OF THE FOUNDATION</w:t>
      </w:r>
    </w:p>
    <w:p w14:paraId="57838929" w14:textId="6A6C6423" w:rsidR="0012107C" w:rsidRPr="0012107C" w:rsidRDefault="000E5A41" w:rsidP="0012107C">
      <w:pPr>
        <w:spacing w:after="0" w:line="360" w:lineRule="auto"/>
        <w:ind w:firstLine="850"/>
        <w:jc w:val="both"/>
        <w:rPr>
          <w:rFonts w:ascii="Arial" w:hAnsi="Arial" w:cs="Arial"/>
          <w:sz w:val="28"/>
          <w:szCs w:val="32"/>
          <w:lang w:val="en-GB"/>
        </w:rPr>
      </w:pPr>
      <w:ins w:id="48" w:author="Проект новой редакции" w:date="2026-10-23T13:54:00Z">
        <w:r>
          <w:rPr>
            <w:rFonts w:ascii="Arial" w:hAnsi="Arial" w:cs="Arial"/>
            <w:sz w:val="28"/>
            <w:szCs w:val="32"/>
            <w:lang w:val="en-GB"/>
          </w:rPr>
          <w:t>4</w:t>
        </w:r>
      </w:ins>
      <w:del w:id="49" w:author="Проект новой редакции" w:date="2026-10-23T13:54:00Z">
        <w:r w:rsidR="0012107C" w:rsidRPr="0012107C">
          <w:rPr>
            <w:rFonts w:ascii="Arial" w:hAnsi="Arial" w:cs="Arial"/>
            <w:sz w:val="28"/>
            <w:szCs w:val="32"/>
            <w:lang w:val="en-GB"/>
          </w:rPr>
          <w:delText>3</w:delText>
        </w:r>
      </w:del>
      <w:r w:rsidR="0012107C" w:rsidRPr="0012107C">
        <w:rPr>
          <w:rFonts w:ascii="Arial" w:hAnsi="Arial" w:cs="Arial"/>
          <w:sz w:val="28"/>
          <w:szCs w:val="32"/>
          <w:lang w:val="en-GB"/>
        </w:rPr>
        <w:t>.1. The Foundation sets following objects:</w:t>
      </w:r>
    </w:p>
    <w:p w14:paraId="6C31D9C3"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1) Accelerating regional climate action: support and implement projects, programs, and initiatives to facilitate climate transition and action, promote best practices for a green economy, and support ecological transition and sustainable development in Central Asia;</w:t>
      </w:r>
    </w:p>
    <w:p w14:paraId="4F7BEEF2"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2) Enhancing regional climate policy and cooperation: support the development of climate policies in the region, fostering cooperation among Central Asian countries to address shared climate challenges and opportunities;</w:t>
      </w:r>
    </w:p>
    <w:p w14:paraId="608AA356"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lastRenderedPageBreak/>
        <w:t>3) Supporting policy development: assist in the development, advocacy, and implementation of policies and regulations that promote environmental sustainability and climate resilience in collaboration with stakeholders;</w:t>
      </w:r>
    </w:p>
    <w:p w14:paraId="41A909E3"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4) Fostering research and innovation: encourage and finance research and innovation in clean technologies, climate resilience and transition, and sustainable agriculture practices to create locally adapted solutions for Central Asia's unique climate challenges;</w:t>
      </w:r>
    </w:p>
    <w:p w14:paraId="0CED15AC"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5) Cultivating partnerships and collective action: establish partnerships with international financial institutions, civil society organizations, private sector entities, and research institutions to leverage additional expertise, resources, and funding for climate action in Central Asia through the Foundation;</w:t>
      </w:r>
    </w:p>
    <w:p w14:paraId="7E65108B"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6) Strengthening climate data and science: support research, data collection, and analysis on climate patterns, impacts, and solutions, facilitating evidence-based policy making and project implementation in Central Asia;</w:t>
      </w:r>
    </w:p>
    <w:p w14:paraId="06389305" w14:textId="5B4A7193"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7) Raising awareness and capacity development: develop the capacity of stakeholders on climate change, promote awareness of the population on challenges posed by climate change and environmental degradation, and encourage knowledge sharing in addressing those challenges in the region</w:t>
      </w:r>
      <w:ins w:id="50" w:author="Проект новой редакции" w:date="2026-10-23T13:54:00Z">
        <w:r w:rsidR="000E5A41">
          <w:rPr>
            <w:rFonts w:ascii="Arial" w:hAnsi="Arial" w:cs="Arial"/>
            <w:sz w:val="28"/>
            <w:szCs w:val="32"/>
            <w:lang w:val="en-GB"/>
          </w:rPr>
          <w:t>;</w:t>
        </w:r>
      </w:ins>
      <w:del w:id="51" w:author="Проект новой редакции" w:date="2026-10-23T13:54:00Z">
        <w:r w:rsidRPr="0012107C">
          <w:rPr>
            <w:rFonts w:ascii="Arial" w:hAnsi="Arial" w:cs="Arial"/>
            <w:sz w:val="28"/>
            <w:szCs w:val="32"/>
            <w:lang w:val="en-GB"/>
          </w:rPr>
          <w:delText>.</w:delText>
        </w:r>
      </w:del>
    </w:p>
    <w:p w14:paraId="51F3EC98" w14:textId="77777777" w:rsidR="000E5A41" w:rsidRDefault="000E5A41" w:rsidP="0012107C">
      <w:pPr>
        <w:spacing w:after="0" w:line="360" w:lineRule="auto"/>
        <w:ind w:firstLine="850"/>
        <w:jc w:val="both"/>
        <w:rPr>
          <w:ins w:id="52" w:author="Проект новой редакции" w:date="2026-10-23T13:54:00Z"/>
          <w:rFonts w:ascii="Arial" w:hAnsi="Arial" w:cs="Arial"/>
          <w:sz w:val="28"/>
          <w:szCs w:val="32"/>
          <w:lang w:val="en-GB"/>
        </w:rPr>
      </w:pPr>
      <w:ins w:id="53" w:author="Проект новой редакции" w:date="2026-10-23T13:54:00Z">
        <w:r>
          <w:rPr>
            <w:rFonts w:ascii="Arial" w:hAnsi="Arial" w:cs="Arial"/>
            <w:sz w:val="28"/>
            <w:szCs w:val="32"/>
            <w:lang w:val="en-GB"/>
          </w:rPr>
          <w:t>8) Participation in the implementation of national and regional environmental initiatives and programmes, including the nationwide initiative «Taza Qazaqstan», as an operator (project office), implementer and partner of activities;</w:t>
        </w:r>
      </w:ins>
    </w:p>
    <w:p w14:paraId="15C8550B" w14:textId="77777777" w:rsidR="000E5A41" w:rsidRDefault="000E5A41" w:rsidP="0012107C">
      <w:pPr>
        <w:spacing w:after="0" w:line="360" w:lineRule="auto"/>
        <w:ind w:firstLine="850"/>
        <w:jc w:val="both"/>
        <w:rPr>
          <w:ins w:id="54" w:author="Проект новой редакции" w:date="2026-10-23T13:54:00Z"/>
          <w:rFonts w:ascii="Arial" w:hAnsi="Arial" w:cs="Arial"/>
          <w:sz w:val="28"/>
          <w:szCs w:val="32"/>
          <w:lang w:val="en-GB"/>
        </w:rPr>
      </w:pPr>
      <w:ins w:id="55" w:author="Проект новой редакции" w:date="2026-10-23T13:54:00Z">
        <w:r>
          <w:rPr>
            <w:rFonts w:ascii="Arial" w:hAnsi="Arial" w:cs="Arial"/>
            <w:sz w:val="28"/>
            <w:szCs w:val="32"/>
            <w:lang w:val="en-GB"/>
          </w:rPr>
          <w:t>9) Promoting the implementation of ESG (environmental, social and governance) principles: methodological support, assessment, consulting and training of organisations on sustainable development and non-financial disclosure;</w:t>
        </w:r>
      </w:ins>
    </w:p>
    <w:p w14:paraId="417347F6" w14:textId="77777777" w:rsidR="000E5A41" w:rsidRDefault="000E5A41" w:rsidP="0012107C">
      <w:pPr>
        <w:spacing w:after="0" w:line="360" w:lineRule="auto"/>
        <w:ind w:firstLine="850"/>
        <w:jc w:val="both"/>
        <w:rPr>
          <w:ins w:id="56" w:author="Проект новой редакции" w:date="2026-10-23T13:54:00Z"/>
          <w:rFonts w:ascii="Arial" w:hAnsi="Arial" w:cs="Arial"/>
          <w:sz w:val="28"/>
          <w:szCs w:val="32"/>
          <w:lang w:val="en-GB"/>
        </w:rPr>
      </w:pPr>
      <w:ins w:id="57" w:author="Проект новой редакции" w:date="2026-10-23T13:54:00Z">
        <w:r>
          <w:rPr>
            <w:rFonts w:ascii="Arial" w:hAnsi="Arial" w:cs="Arial"/>
            <w:sz w:val="28"/>
            <w:szCs w:val="32"/>
            <w:lang w:val="en-GB"/>
          </w:rPr>
          <w:lastRenderedPageBreak/>
          <w:t>10) Climate and environmental risk assessment: provision of services on the assessment of physical and transition climate risks and environmental risks for government bodies, organisations and investors;</w:t>
        </w:r>
      </w:ins>
    </w:p>
    <w:p w14:paraId="7E9C6E59" w14:textId="77777777" w:rsidR="000E5A41" w:rsidRDefault="000E5A41" w:rsidP="0012107C">
      <w:pPr>
        <w:spacing w:after="0" w:line="360" w:lineRule="auto"/>
        <w:ind w:firstLine="850"/>
        <w:jc w:val="both"/>
        <w:rPr>
          <w:ins w:id="58" w:author="Проект новой редакции" w:date="2026-10-23T13:54:00Z"/>
          <w:rFonts w:ascii="Arial" w:hAnsi="Arial" w:cs="Arial"/>
          <w:sz w:val="28"/>
          <w:szCs w:val="32"/>
          <w:lang w:val="en-GB"/>
        </w:rPr>
      </w:pPr>
      <w:ins w:id="59" w:author="Проект новой редакции" w:date="2026-10-23T13:54:00Z">
        <w:r>
          <w:rPr>
            <w:rFonts w:ascii="Arial" w:hAnsi="Arial" w:cs="Arial"/>
            <w:sz w:val="28"/>
            <w:szCs w:val="32"/>
            <w:lang w:val="en-GB"/>
          </w:rPr>
          <w:t>11) Climate analytics: conducting analytical research on climate change, climate policy, carbon regulation and green finance, preparing analytical materials, reviews and recommendations;</w:t>
        </w:r>
      </w:ins>
    </w:p>
    <w:p w14:paraId="52423F32" w14:textId="77777777" w:rsidR="000E5A41" w:rsidRDefault="000E5A41" w:rsidP="0012107C">
      <w:pPr>
        <w:spacing w:after="0" w:line="360" w:lineRule="auto"/>
        <w:ind w:firstLine="850"/>
        <w:jc w:val="both"/>
        <w:rPr>
          <w:ins w:id="60" w:author="Проект новой редакции" w:date="2026-10-23T13:54:00Z"/>
          <w:rFonts w:ascii="Arial" w:hAnsi="Arial" w:cs="Arial"/>
          <w:sz w:val="28"/>
          <w:szCs w:val="32"/>
          <w:lang w:val="en-GB"/>
        </w:rPr>
      </w:pPr>
      <w:ins w:id="61" w:author="Проект новой редакции" w:date="2026-10-23T13:54:00Z">
        <w:r>
          <w:rPr>
            <w:rFonts w:ascii="Arial" w:hAnsi="Arial" w:cs="Arial"/>
            <w:sz w:val="28"/>
            <w:szCs w:val="32"/>
            <w:lang w:val="en-GB"/>
          </w:rPr>
          <w:t xml:space="preserve">12) Educational activities: training, professional development and capacity building of </w:t>
        </w:r>
        <w:r w:rsidR="00A24398">
          <w:rPr>
            <w:rFonts w:ascii="Arial" w:hAnsi="Arial" w:cs="Arial"/>
            <w:sz w:val="28"/>
            <w:szCs w:val="32"/>
            <w:lang w:val="en-GB"/>
          </w:rPr>
          <w:t>specialists in environmental protection, climate change, sustainable development and ESG</w:t>
        </w:r>
        <w:r>
          <w:rPr>
            <w:rFonts w:ascii="Arial" w:hAnsi="Arial" w:cs="Arial"/>
            <w:sz w:val="28"/>
            <w:szCs w:val="32"/>
            <w:lang w:val="en-GB"/>
          </w:rPr>
          <w:t>, including through the Training Centre of the Foundation;</w:t>
        </w:r>
      </w:ins>
    </w:p>
    <w:p w14:paraId="527F4C89" w14:textId="77777777" w:rsidR="000E5A41" w:rsidRDefault="000E5A41" w:rsidP="0012107C">
      <w:pPr>
        <w:spacing w:after="0" w:line="360" w:lineRule="auto"/>
        <w:ind w:firstLine="850"/>
        <w:jc w:val="both"/>
        <w:rPr>
          <w:ins w:id="62" w:author="Проект новой редакции" w:date="2026-10-23T13:54:00Z"/>
          <w:rFonts w:ascii="Arial" w:hAnsi="Arial" w:cs="Arial"/>
          <w:sz w:val="28"/>
          <w:szCs w:val="32"/>
          <w:lang w:val="en-GB"/>
        </w:rPr>
      </w:pPr>
      <w:ins w:id="63" w:author="Проект новой редакции" w:date="2026-10-23T13:54:00Z">
        <w:r>
          <w:rPr>
            <w:rFonts w:ascii="Arial" w:hAnsi="Arial" w:cs="Arial"/>
            <w:sz w:val="28"/>
            <w:szCs w:val="32"/>
            <w:lang w:val="en-GB"/>
          </w:rPr>
          <w:t>13) Expert support: expert review of projects, programmes and documents in the field of climate and environment, development of expert opinions and recommendations, including with the participation of the Expert Council, the expert network and the «Green Think Tank» expert centre of the Foundation;</w:t>
        </w:r>
      </w:ins>
    </w:p>
    <w:p w14:paraId="78A808C5" w14:textId="77777777" w:rsidR="000E5A41" w:rsidRDefault="000E5A41" w:rsidP="0012107C">
      <w:pPr>
        <w:spacing w:after="0" w:line="360" w:lineRule="auto"/>
        <w:ind w:firstLine="850"/>
        <w:jc w:val="both"/>
        <w:rPr>
          <w:ins w:id="64" w:author="Проект новой редакции" w:date="2026-10-23T13:54:00Z"/>
          <w:rFonts w:ascii="Arial" w:hAnsi="Arial" w:cs="Arial"/>
          <w:sz w:val="28"/>
          <w:szCs w:val="32"/>
          <w:lang w:val="en-GB"/>
        </w:rPr>
      </w:pPr>
      <w:ins w:id="65" w:author="Проект новой редакции" w:date="2026-10-23T13:54:00Z">
        <w:r>
          <w:rPr>
            <w:rFonts w:ascii="Arial" w:hAnsi="Arial" w:cs="Arial"/>
            <w:sz w:val="28"/>
            <w:szCs w:val="32"/>
            <w:lang w:val="en-GB"/>
          </w:rPr>
          <w:t>14) Regional climate and environmental projects and initiatives, including organising and holding international, regional and national summits, conferences, forums and other events on the climate and environmental agenda, supporting and implementing the decisions and initiatives adopted at them;</w:t>
        </w:r>
      </w:ins>
    </w:p>
    <w:p w14:paraId="61656813" w14:textId="77777777" w:rsidR="000E5A41" w:rsidRDefault="000E5A41" w:rsidP="0012107C">
      <w:pPr>
        <w:spacing w:after="0" w:line="360" w:lineRule="auto"/>
        <w:ind w:firstLine="850"/>
        <w:jc w:val="both"/>
        <w:rPr>
          <w:ins w:id="66" w:author="Проект новой редакции" w:date="2026-10-23T13:54:00Z"/>
          <w:rFonts w:ascii="Arial" w:hAnsi="Arial" w:cs="Arial"/>
          <w:sz w:val="28"/>
          <w:szCs w:val="32"/>
          <w:lang w:val="en-GB"/>
        </w:rPr>
      </w:pPr>
      <w:ins w:id="67" w:author="Проект новой редакции" w:date="2026-10-23T13:54:00Z">
        <w:r>
          <w:rPr>
            <w:rFonts w:ascii="Arial" w:hAnsi="Arial" w:cs="Arial"/>
            <w:sz w:val="28"/>
            <w:szCs w:val="32"/>
            <w:lang w:val="en-GB"/>
          </w:rPr>
          <w:t>15) Climate finance and carbon markets: attracting climate, grant and project finance, developing offset mechanisms, selecting and supporting offset projects, monitoring greenhouse gas emissions;</w:t>
        </w:r>
      </w:ins>
    </w:p>
    <w:p w14:paraId="0A567A25" w14:textId="77777777" w:rsidR="000E5A41" w:rsidRDefault="000E5A41" w:rsidP="0012107C">
      <w:pPr>
        <w:spacing w:after="0" w:line="360" w:lineRule="auto"/>
        <w:ind w:firstLine="850"/>
        <w:jc w:val="both"/>
        <w:rPr>
          <w:ins w:id="68" w:author="Проект новой редакции" w:date="2026-10-23T13:54:00Z"/>
          <w:rFonts w:ascii="Arial" w:hAnsi="Arial" w:cs="Arial"/>
          <w:sz w:val="28"/>
          <w:szCs w:val="32"/>
          <w:lang w:val="en-GB"/>
        </w:rPr>
      </w:pPr>
      <w:ins w:id="69" w:author="Проект новой редакции" w:date="2026-10-23T13:54:00Z">
        <w:r>
          <w:rPr>
            <w:rFonts w:ascii="Arial" w:hAnsi="Arial" w:cs="Arial"/>
            <w:sz w:val="28"/>
            <w:szCs w:val="32"/>
            <w:lang w:val="en-GB"/>
          </w:rPr>
          <w:t>16) Grant support: providing grants and financing environmental and climate projects;</w:t>
        </w:r>
      </w:ins>
    </w:p>
    <w:p w14:paraId="32989DBB" w14:textId="77777777" w:rsidR="000E5A41" w:rsidRDefault="000E5A41" w:rsidP="0012107C">
      <w:pPr>
        <w:spacing w:after="0" w:line="360" w:lineRule="auto"/>
        <w:ind w:firstLine="850"/>
        <w:jc w:val="both"/>
        <w:rPr>
          <w:ins w:id="70" w:author="Проект новой редакции" w:date="2026-10-23T13:54:00Z"/>
          <w:rFonts w:ascii="Arial" w:hAnsi="Arial" w:cs="Arial"/>
          <w:sz w:val="28"/>
          <w:szCs w:val="32"/>
          <w:lang w:val="en-GB"/>
        </w:rPr>
      </w:pPr>
      <w:ins w:id="71" w:author="Проект новой редакции" w:date="2026-10-23T13:54:00Z">
        <w:r>
          <w:rPr>
            <w:rFonts w:ascii="Arial" w:hAnsi="Arial" w:cs="Arial"/>
            <w:sz w:val="28"/>
            <w:szCs w:val="32"/>
            <w:lang w:val="en-GB"/>
          </w:rPr>
          <w:t>17) Environmental protection: promoting solutions to the problems of waste management, air and water pollution, land degradation and desertification;</w:t>
        </w:r>
      </w:ins>
    </w:p>
    <w:p w14:paraId="23E7E2EE" w14:textId="77777777" w:rsidR="000E5A41" w:rsidRDefault="000E5A41" w:rsidP="0012107C">
      <w:pPr>
        <w:spacing w:after="0" w:line="360" w:lineRule="auto"/>
        <w:ind w:firstLine="850"/>
        <w:jc w:val="both"/>
        <w:rPr>
          <w:ins w:id="72" w:author="Проект новой редакции" w:date="2026-10-23T13:54:00Z"/>
          <w:rFonts w:ascii="Arial" w:hAnsi="Arial" w:cs="Arial"/>
          <w:sz w:val="28"/>
          <w:szCs w:val="32"/>
          <w:lang w:val="en-GB"/>
        </w:rPr>
      </w:pPr>
      <w:ins w:id="73" w:author="Проект новой редакции" w:date="2026-10-23T13:54:00Z">
        <w:r>
          <w:rPr>
            <w:rFonts w:ascii="Arial" w:hAnsi="Arial" w:cs="Arial"/>
            <w:sz w:val="28"/>
            <w:szCs w:val="32"/>
            <w:lang w:val="en-GB"/>
          </w:rPr>
          <w:lastRenderedPageBreak/>
          <w:t>18) Digital solutions: developing digital tools and platforms, including those based on artificial intelligence and geographic information systems, for collecting, analysing and monitoring environmental and climate data;</w:t>
        </w:r>
      </w:ins>
    </w:p>
    <w:p w14:paraId="11F98FB1" w14:textId="77777777" w:rsidR="000E5A41" w:rsidRDefault="000E5A41" w:rsidP="0012107C">
      <w:pPr>
        <w:spacing w:after="0" w:line="360" w:lineRule="auto"/>
        <w:ind w:firstLine="850"/>
        <w:jc w:val="both"/>
        <w:rPr>
          <w:ins w:id="74" w:author="Проект новой редакции" w:date="2026-10-23T13:54:00Z"/>
          <w:rFonts w:ascii="Arial" w:hAnsi="Arial" w:cs="Arial"/>
          <w:sz w:val="28"/>
          <w:szCs w:val="32"/>
          <w:lang w:val="en-GB"/>
        </w:rPr>
      </w:pPr>
      <w:ins w:id="75" w:author="Проект новой редакции" w:date="2026-10-23T13:54:00Z">
        <w:r>
          <w:rPr>
            <w:rFonts w:ascii="Arial" w:hAnsi="Arial" w:cs="Arial"/>
            <w:sz w:val="28"/>
            <w:szCs w:val="32"/>
            <w:lang w:val="en-GB"/>
          </w:rPr>
          <w:t>19) Engaging children and youth: developing the «Green Schools» programme, volunteering and environmental education;</w:t>
        </w:r>
      </w:ins>
    </w:p>
    <w:p w14:paraId="2E0A3ADD" w14:textId="77777777" w:rsidR="000E5A41" w:rsidRDefault="000E5A41" w:rsidP="0012107C">
      <w:pPr>
        <w:spacing w:after="0" w:line="360" w:lineRule="auto"/>
        <w:ind w:firstLine="850"/>
        <w:jc w:val="both"/>
        <w:rPr>
          <w:ins w:id="76" w:author="Проект новой редакции" w:date="2026-10-23T13:54:00Z"/>
          <w:rFonts w:ascii="Arial" w:hAnsi="Arial" w:cs="Arial"/>
          <w:sz w:val="28"/>
          <w:szCs w:val="32"/>
          <w:lang w:val="en-GB"/>
        </w:rPr>
      </w:pPr>
      <w:ins w:id="77" w:author="Проект новой редакции" w:date="2026-10-23T13:54:00Z">
        <w:r>
          <w:rPr>
            <w:rFonts w:ascii="Arial" w:hAnsi="Arial" w:cs="Arial"/>
            <w:sz w:val="28"/>
            <w:szCs w:val="32"/>
            <w:lang w:val="en-GB"/>
          </w:rPr>
          <w:t>20) Promoting environmental initiatives: highlighting initiatives, achievements and best practices of government bodies, business, civil society and youth in environmental protection and sustainable development.</w:t>
        </w:r>
      </w:ins>
    </w:p>
    <w:p w14:paraId="598107A6" w14:textId="77777777" w:rsidR="0012107C" w:rsidRPr="0012107C" w:rsidRDefault="000E5A41" w:rsidP="0012107C">
      <w:pPr>
        <w:spacing w:after="0" w:line="360" w:lineRule="auto"/>
        <w:ind w:firstLine="850"/>
        <w:jc w:val="both"/>
        <w:rPr>
          <w:ins w:id="78" w:author="Проект новой редакции" w:date="2026-10-23T13:54:00Z"/>
          <w:rFonts w:ascii="Arial" w:hAnsi="Arial" w:cs="Arial"/>
          <w:sz w:val="28"/>
          <w:szCs w:val="32"/>
          <w:lang w:val="en-GB"/>
        </w:rPr>
      </w:pPr>
      <w:ins w:id="79" w:author="Проект новой редакции" w:date="2026-10-23T13:54:00Z">
        <w:r>
          <w:rPr>
            <w:rFonts w:ascii="Arial" w:hAnsi="Arial" w:cs="Arial"/>
            <w:sz w:val="28"/>
            <w:szCs w:val="32"/>
            <w:lang w:val="en-GB"/>
          </w:rPr>
          <w:t>4.2. In order to reach the objects of the Foundation, the Training Centre, the Expert Council and other divisions and consultative and advisory bodies are included in the structure of the Foundation by decision of the Management Council. The status, tasks and procedure of work of such divisions and bodies are determined by regulations approved by the Management Council.</w:t>
        </w:r>
      </w:ins>
    </w:p>
    <w:p w14:paraId="436CD74C" w14:textId="77777777" w:rsidR="0012107C" w:rsidRPr="0012107C" w:rsidRDefault="0012107C" w:rsidP="0012107C">
      <w:pPr>
        <w:spacing w:after="0" w:line="360" w:lineRule="auto"/>
        <w:ind w:firstLine="709"/>
        <w:jc w:val="both"/>
        <w:rPr>
          <w:rFonts w:ascii="Arial" w:hAnsi="Arial" w:cs="Arial"/>
          <w:sz w:val="28"/>
          <w:szCs w:val="32"/>
          <w:lang w:val="en-GB"/>
        </w:rPr>
      </w:pPr>
    </w:p>
    <w:p w14:paraId="418C4617" w14:textId="460F6391"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 xml:space="preserve">PART </w:t>
      </w:r>
      <w:ins w:id="80" w:author="Проект новой редакции" w:date="2026-10-23T13:54:00Z">
        <w:r w:rsidR="000E5A41">
          <w:rPr>
            <w:rFonts w:ascii="Arial" w:hAnsi="Arial" w:cs="Arial"/>
            <w:b/>
            <w:sz w:val="28"/>
            <w:szCs w:val="32"/>
            <w:lang w:val="en-GB"/>
          </w:rPr>
          <w:t>5</w:t>
        </w:r>
      </w:ins>
      <w:del w:id="81" w:author="Проект новой редакции" w:date="2026-10-23T13:54:00Z">
        <w:r w:rsidRPr="0012107C">
          <w:rPr>
            <w:rFonts w:ascii="Arial" w:hAnsi="Arial" w:cs="Arial"/>
            <w:b/>
            <w:sz w:val="28"/>
            <w:szCs w:val="32"/>
            <w:lang w:val="en-GB"/>
          </w:rPr>
          <w:delText>4</w:delText>
        </w:r>
      </w:del>
      <w:r w:rsidRPr="0012107C">
        <w:rPr>
          <w:rFonts w:ascii="Arial" w:hAnsi="Arial" w:cs="Arial"/>
          <w:b/>
          <w:sz w:val="28"/>
          <w:szCs w:val="32"/>
          <w:lang w:val="en-GB"/>
        </w:rPr>
        <w:t>: SOURCE OF FINANCE OF THE FOUNDATION</w:t>
      </w:r>
    </w:p>
    <w:p w14:paraId="3D69C522" w14:textId="576B799B" w:rsidR="0012107C" w:rsidRPr="0012107C" w:rsidRDefault="000E5A41" w:rsidP="0012107C">
      <w:pPr>
        <w:spacing w:after="0" w:line="360" w:lineRule="auto"/>
        <w:ind w:firstLine="850"/>
        <w:jc w:val="both"/>
        <w:rPr>
          <w:rFonts w:ascii="Arial" w:hAnsi="Arial" w:cs="Arial"/>
          <w:sz w:val="28"/>
          <w:szCs w:val="32"/>
          <w:lang w:val="en-GB"/>
        </w:rPr>
      </w:pPr>
      <w:ins w:id="82" w:author="Проект новой редакции" w:date="2026-10-23T13:54:00Z">
        <w:r>
          <w:rPr>
            <w:rFonts w:ascii="Arial" w:hAnsi="Arial" w:cs="Arial"/>
            <w:sz w:val="28"/>
            <w:szCs w:val="32"/>
            <w:lang w:val="en-GB"/>
          </w:rPr>
          <w:t>5</w:t>
        </w:r>
      </w:ins>
      <w:del w:id="83" w:author="Проект новой редакции" w:date="2026-10-23T13:54:00Z">
        <w:r w:rsidR="0012107C" w:rsidRPr="0012107C">
          <w:rPr>
            <w:rFonts w:ascii="Arial" w:hAnsi="Arial" w:cs="Arial"/>
            <w:sz w:val="28"/>
            <w:szCs w:val="32"/>
            <w:lang w:val="en-GB"/>
          </w:rPr>
          <w:delText>4</w:delText>
        </w:r>
      </w:del>
      <w:r w:rsidR="0012107C" w:rsidRPr="0012107C">
        <w:rPr>
          <w:rFonts w:ascii="Arial" w:hAnsi="Arial" w:cs="Arial"/>
          <w:sz w:val="28"/>
          <w:szCs w:val="32"/>
          <w:lang w:val="en-GB"/>
        </w:rPr>
        <w:t>.1. The funds of the Foundation shall consist of donations, grants, gifts, obtained property, as well as from other sources not prohibited by the AIFC Acts.</w:t>
      </w:r>
    </w:p>
    <w:p w14:paraId="1DBC8EF5" w14:textId="51251788" w:rsidR="0012107C" w:rsidRPr="0012107C" w:rsidRDefault="000E5A41" w:rsidP="0012107C">
      <w:pPr>
        <w:spacing w:after="0" w:line="360" w:lineRule="auto"/>
        <w:ind w:firstLine="850"/>
        <w:jc w:val="both"/>
        <w:rPr>
          <w:rFonts w:ascii="Arial" w:hAnsi="Arial" w:cs="Arial"/>
          <w:sz w:val="28"/>
          <w:szCs w:val="32"/>
          <w:lang w:val="en-GB"/>
        </w:rPr>
      </w:pPr>
      <w:ins w:id="84" w:author="Проект новой редакции" w:date="2026-10-23T13:54:00Z">
        <w:r>
          <w:rPr>
            <w:rFonts w:ascii="Arial" w:hAnsi="Arial" w:cs="Arial"/>
            <w:sz w:val="28"/>
            <w:szCs w:val="32"/>
            <w:lang w:val="en-GB"/>
          </w:rPr>
          <w:t>5</w:t>
        </w:r>
      </w:ins>
      <w:del w:id="85" w:author="Проект новой редакции" w:date="2026-10-23T13:54:00Z">
        <w:r w:rsidR="0012107C" w:rsidRPr="0012107C">
          <w:rPr>
            <w:rFonts w:ascii="Arial" w:hAnsi="Arial" w:cs="Arial"/>
            <w:sz w:val="28"/>
            <w:szCs w:val="32"/>
            <w:lang w:val="en-GB"/>
          </w:rPr>
          <w:delText>4</w:delText>
        </w:r>
      </w:del>
      <w:r w:rsidR="0012107C" w:rsidRPr="0012107C">
        <w:rPr>
          <w:rFonts w:ascii="Arial" w:hAnsi="Arial" w:cs="Arial"/>
          <w:sz w:val="28"/>
          <w:szCs w:val="32"/>
          <w:lang w:val="en-GB"/>
        </w:rPr>
        <w:t>.2. The funds raised by the Foundation will be remitted or applied exclusively to support the activities and objects of the Foundation.</w:t>
      </w:r>
    </w:p>
    <w:p w14:paraId="65C50C2B" w14:textId="1704AFA6" w:rsidR="0012107C" w:rsidRPr="0012107C" w:rsidRDefault="0012107C" w:rsidP="0012107C">
      <w:pPr>
        <w:pageBreakBefore/>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lastRenderedPageBreak/>
        <w:t xml:space="preserve">PART </w:t>
      </w:r>
      <w:ins w:id="86" w:author="Проект новой редакции" w:date="2026-10-23T13:54:00Z">
        <w:r w:rsidR="000E5A41">
          <w:rPr>
            <w:rFonts w:ascii="Arial" w:hAnsi="Arial" w:cs="Arial"/>
            <w:b/>
            <w:sz w:val="28"/>
            <w:szCs w:val="32"/>
            <w:lang w:val="en-GB"/>
          </w:rPr>
          <w:t>6</w:t>
        </w:r>
      </w:ins>
      <w:del w:id="87" w:author="Проект новой редакции" w:date="2026-10-23T13:54:00Z">
        <w:r w:rsidRPr="0012107C">
          <w:rPr>
            <w:rFonts w:ascii="Arial" w:hAnsi="Arial" w:cs="Arial"/>
            <w:b/>
            <w:sz w:val="28"/>
            <w:szCs w:val="32"/>
            <w:lang w:val="en-GB"/>
          </w:rPr>
          <w:delText>5</w:delText>
        </w:r>
      </w:del>
      <w:r w:rsidRPr="0012107C">
        <w:rPr>
          <w:rFonts w:ascii="Arial" w:hAnsi="Arial" w:cs="Arial"/>
          <w:b/>
          <w:sz w:val="28"/>
          <w:szCs w:val="32"/>
          <w:lang w:val="en-GB"/>
        </w:rPr>
        <w:t>: AMENDMENTS AND REVOCATIONS</w:t>
      </w:r>
    </w:p>
    <w:p w14:paraId="5370AC2E" w14:textId="29D334B8" w:rsidR="0012107C" w:rsidRPr="0012107C" w:rsidRDefault="000E5A41" w:rsidP="0012107C">
      <w:pPr>
        <w:spacing w:after="0" w:line="360" w:lineRule="auto"/>
        <w:ind w:firstLine="850"/>
        <w:jc w:val="both"/>
        <w:rPr>
          <w:rFonts w:ascii="Arial" w:hAnsi="Arial" w:cs="Arial"/>
          <w:sz w:val="28"/>
          <w:szCs w:val="32"/>
          <w:lang w:val="en-GB"/>
        </w:rPr>
      </w:pPr>
      <w:ins w:id="88" w:author="Проект новой редакции" w:date="2026-10-23T13:54:00Z">
        <w:r>
          <w:rPr>
            <w:rFonts w:ascii="Arial" w:hAnsi="Arial" w:cs="Arial"/>
            <w:sz w:val="28"/>
            <w:szCs w:val="32"/>
            <w:lang w:val="en-GB"/>
          </w:rPr>
          <w:t>6</w:t>
        </w:r>
      </w:ins>
      <w:del w:id="89" w:author="Проект новой редакции" w:date="2026-10-23T13:54:00Z">
        <w:r w:rsidR="0012107C" w:rsidRPr="0012107C">
          <w:rPr>
            <w:rFonts w:ascii="Arial" w:hAnsi="Arial" w:cs="Arial"/>
            <w:sz w:val="28"/>
            <w:szCs w:val="32"/>
            <w:lang w:val="en-GB"/>
          </w:rPr>
          <w:delText>5</w:delText>
        </w:r>
      </w:del>
      <w:r w:rsidR="0012107C" w:rsidRPr="0012107C">
        <w:rPr>
          <w:rFonts w:ascii="Arial" w:hAnsi="Arial" w:cs="Arial"/>
          <w:sz w:val="28"/>
          <w:szCs w:val="32"/>
          <w:lang w:val="en-GB"/>
        </w:rPr>
        <w:t>.1. Subject to sections 16(11) and 22(2) of the Regulations, this Charter and the By-laws may be amended:</w:t>
      </w:r>
    </w:p>
    <w:p w14:paraId="248A4365" w14:textId="06A09792"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 xml:space="preserve">1) by the Founder (where the Founder </w:t>
      </w:r>
      <w:ins w:id="90" w:author="Проект новой редакции" w:date="2026-10-23T13:54:00Z">
        <w:r w:rsidR="000E5A41">
          <w:rPr>
            <w:rFonts w:ascii="Arial" w:hAnsi="Arial" w:cs="Arial"/>
            <w:sz w:val="28"/>
            <w:szCs w:val="32"/>
            <w:lang w:val="en-GB"/>
          </w:rPr>
          <w:t>resides</w:t>
        </w:r>
      </w:ins>
      <w:del w:id="91" w:author="Проект новой редакции" w:date="2026-10-23T13:54:00Z">
        <w:r w:rsidRPr="0012107C">
          <w:rPr>
            <w:rFonts w:ascii="Arial" w:hAnsi="Arial" w:cs="Arial"/>
            <w:sz w:val="28"/>
            <w:szCs w:val="32"/>
            <w:lang w:val="en-GB"/>
          </w:rPr>
          <w:delText>is living</w:delText>
        </w:r>
      </w:del>
      <w:r w:rsidRPr="0012107C">
        <w:rPr>
          <w:rFonts w:ascii="Arial" w:hAnsi="Arial" w:cs="Arial"/>
          <w:sz w:val="28"/>
          <w:szCs w:val="32"/>
          <w:lang w:val="en-GB"/>
        </w:rPr>
        <w:t xml:space="preserve"> or </w:t>
      </w:r>
      <w:ins w:id="92" w:author="Проект новой редакции" w:date="2026-10-23T13:54:00Z">
        <w:r w:rsidR="000E5A41">
          <w:rPr>
            <w:rFonts w:ascii="Arial" w:hAnsi="Arial" w:cs="Arial"/>
            <w:sz w:val="28"/>
            <w:szCs w:val="32"/>
            <w:lang w:val="en-GB"/>
          </w:rPr>
          <w:t>is located</w:t>
        </w:r>
      </w:ins>
      <w:del w:id="93" w:author="Проект новой редакции" w:date="2026-10-23T13:54:00Z">
        <w:r w:rsidRPr="0012107C">
          <w:rPr>
            <w:rFonts w:ascii="Arial" w:hAnsi="Arial" w:cs="Arial"/>
            <w:sz w:val="28"/>
            <w:szCs w:val="32"/>
            <w:lang w:val="en-GB"/>
          </w:rPr>
          <w:delText>in existence</w:delText>
        </w:r>
      </w:del>
      <w:r w:rsidRPr="0012107C">
        <w:rPr>
          <w:rFonts w:ascii="Arial" w:hAnsi="Arial" w:cs="Arial"/>
          <w:sz w:val="28"/>
          <w:szCs w:val="32"/>
          <w:lang w:val="en-GB"/>
        </w:rPr>
        <w:t>) at any time by notice in writing to the Foundation containing the terms of the amendment to the Charter;</w:t>
      </w:r>
    </w:p>
    <w:p w14:paraId="674835A2" w14:textId="59E38338"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 xml:space="preserve">2) at any time when the Founder </w:t>
      </w:r>
      <w:ins w:id="94" w:author="Проект новой редакции" w:date="2026-10-23T13:54:00Z">
        <w:r w:rsidR="000E5A41">
          <w:rPr>
            <w:rFonts w:ascii="Arial" w:hAnsi="Arial" w:cs="Arial"/>
            <w:sz w:val="28"/>
            <w:szCs w:val="32"/>
            <w:lang w:val="en-GB"/>
          </w:rPr>
          <w:t xml:space="preserve">has ceased to exist or </w:t>
        </w:r>
      </w:ins>
      <w:r w:rsidRPr="0012107C">
        <w:rPr>
          <w:rFonts w:ascii="Arial" w:hAnsi="Arial" w:cs="Arial"/>
          <w:sz w:val="28"/>
          <w:szCs w:val="32"/>
          <w:lang w:val="en-GB"/>
        </w:rPr>
        <w:t>is not</w:t>
      </w:r>
      <w:del w:id="95" w:author="Проект новой редакции" w:date="2026-10-23T13:54:00Z">
        <w:r w:rsidRPr="0012107C">
          <w:rPr>
            <w:rFonts w:ascii="Arial" w:hAnsi="Arial" w:cs="Arial"/>
            <w:sz w:val="28"/>
            <w:szCs w:val="32"/>
            <w:lang w:val="en-GB"/>
          </w:rPr>
          <w:delText xml:space="preserve"> living or</w:delText>
        </w:r>
      </w:del>
      <w:r w:rsidRPr="0012107C">
        <w:rPr>
          <w:rFonts w:ascii="Arial" w:hAnsi="Arial" w:cs="Arial"/>
          <w:sz w:val="28"/>
          <w:szCs w:val="32"/>
          <w:lang w:val="en-GB"/>
        </w:rPr>
        <w:t xml:space="preserve"> in existence, by the Council if its members have unanimously approved the amendment and with the written consent of the Guardian Council; or</w:t>
      </w:r>
    </w:p>
    <w:p w14:paraId="583E6DAE" w14:textId="77777777" w:rsidR="0012107C" w:rsidRPr="0012107C" w:rsidRDefault="0012107C" w:rsidP="0012107C">
      <w:pPr>
        <w:spacing w:after="0" w:line="360" w:lineRule="auto"/>
        <w:ind w:firstLine="850"/>
        <w:jc w:val="both"/>
        <w:rPr>
          <w:rFonts w:ascii="Arial" w:hAnsi="Arial" w:cs="Arial"/>
          <w:sz w:val="28"/>
          <w:szCs w:val="32"/>
          <w:lang w:val="en-GB"/>
        </w:rPr>
      </w:pPr>
      <w:r w:rsidRPr="0012107C">
        <w:rPr>
          <w:rFonts w:ascii="Arial" w:hAnsi="Arial" w:cs="Arial"/>
          <w:sz w:val="28"/>
          <w:szCs w:val="32"/>
          <w:lang w:val="en-GB"/>
        </w:rPr>
        <w:t>3) by the Court pursuant to section 40 of the Regulation.</w:t>
      </w:r>
    </w:p>
    <w:p w14:paraId="6E028047" w14:textId="77777777" w:rsidR="0012107C" w:rsidRPr="0012107C" w:rsidRDefault="0012107C" w:rsidP="0012107C">
      <w:pPr>
        <w:spacing w:after="0" w:line="360" w:lineRule="auto"/>
        <w:ind w:firstLine="709"/>
        <w:jc w:val="both"/>
        <w:rPr>
          <w:rFonts w:ascii="Arial" w:hAnsi="Arial" w:cs="Arial"/>
          <w:sz w:val="28"/>
          <w:szCs w:val="32"/>
          <w:lang w:val="en-GB"/>
        </w:rPr>
      </w:pPr>
    </w:p>
    <w:p w14:paraId="71001C5A" w14:textId="082DEA9E" w:rsidR="0012107C" w:rsidRPr="0012107C" w:rsidRDefault="0012107C" w:rsidP="0012107C">
      <w:pPr>
        <w:spacing w:before="240" w:after="0" w:line="360" w:lineRule="auto"/>
        <w:ind w:firstLine="709"/>
        <w:jc w:val="center"/>
        <w:rPr>
          <w:rFonts w:ascii="Arial" w:hAnsi="Arial" w:cs="Arial"/>
          <w:b/>
          <w:sz w:val="28"/>
          <w:szCs w:val="32"/>
          <w:lang w:val="en-GB"/>
        </w:rPr>
      </w:pPr>
      <w:r w:rsidRPr="0012107C">
        <w:rPr>
          <w:rFonts w:ascii="Arial" w:hAnsi="Arial" w:cs="Arial"/>
          <w:b/>
          <w:sz w:val="28"/>
          <w:szCs w:val="32"/>
          <w:lang w:val="en-GB"/>
        </w:rPr>
        <w:t xml:space="preserve">PART </w:t>
      </w:r>
      <w:ins w:id="96" w:author="Проект новой редакции" w:date="2026-10-23T13:54:00Z">
        <w:r w:rsidR="000E5A41">
          <w:rPr>
            <w:rFonts w:ascii="Arial" w:hAnsi="Arial" w:cs="Arial"/>
            <w:b/>
            <w:sz w:val="28"/>
            <w:szCs w:val="32"/>
            <w:lang w:val="en-GB"/>
          </w:rPr>
          <w:t>7</w:t>
        </w:r>
      </w:ins>
      <w:del w:id="97" w:author="Проект новой редакции" w:date="2026-10-23T13:54:00Z">
        <w:r w:rsidRPr="0012107C">
          <w:rPr>
            <w:rFonts w:ascii="Arial" w:hAnsi="Arial" w:cs="Arial"/>
            <w:b/>
            <w:sz w:val="28"/>
            <w:szCs w:val="32"/>
            <w:lang w:val="en-GB"/>
          </w:rPr>
          <w:delText>6</w:delText>
        </w:r>
      </w:del>
      <w:r w:rsidRPr="0012107C">
        <w:rPr>
          <w:rFonts w:ascii="Arial" w:hAnsi="Arial" w:cs="Arial"/>
          <w:b/>
          <w:sz w:val="28"/>
          <w:szCs w:val="32"/>
          <w:lang w:val="en-GB"/>
        </w:rPr>
        <w:t>: DECLARATION</w:t>
      </w:r>
    </w:p>
    <w:p w14:paraId="2C4C8C94" w14:textId="648E58C2" w:rsidR="0012107C" w:rsidRPr="0012107C" w:rsidRDefault="000E5A41" w:rsidP="0012107C">
      <w:pPr>
        <w:spacing w:after="0" w:line="360" w:lineRule="auto"/>
        <w:ind w:firstLine="850"/>
        <w:jc w:val="both"/>
        <w:rPr>
          <w:rFonts w:ascii="Arial" w:hAnsi="Arial" w:cs="Arial"/>
          <w:sz w:val="28"/>
          <w:szCs w:val="32"/>
          <w:lang w:val="en-GB"/>
        </w:rPr>
      </w:pPr>
      <w:ins w:id="98" w:author="Проект новой редакции" w:date="2026-10-23T13:54:00Z">
        <w:r>
          <w:rPr>
            <w:rFonts w:ascii="Arial" w:hAnsi="Arial" w:cs="Arial"/>
            <w:sz w:val="28"/>
            <w:szCs w:val="32"/>
            <w:lang w:val="en-GB"/>
          </w:rPr>
          <w:t>7</w:t>
        </w:r>
      </w:ins>
      <w:del w:id="99" w:author="Проект новой редакции" w:date="2026-10-23T13:54:00Z">
        <w:r w:rsidR="0012107C" w:rsidRPr="0012107C">
          <w:rPr>
            <w:rFonts w:ascii="Arial" w:hAnsi="Arial" w:cs="Arial"/>
            <w:sz w:val="28"/>
            <w:szCs w:val="32"/>
            <w:lang w:val="en-GB"/>
          </w:rPr>
          <w:delText>6</w:delText>
        </w:r>
      </w:del>
      <w:r w:rsidR="0012107C" w:rsidRPr="0012107C">
        <w:rPr>
          <w:rFonts w:ascii="Arial" w:hAnsi="Arial" w:cs="Arial"/>
          <w:sz w:val="28"/>
          <w:szCs w:val="32"/>
          <w:lang w:val="en-GB"/>
        </w:rPr>
        <w:t>.1. Each Founder by signing this Charter declares that it/he/she requests the Management Council to comply with the terms of this Charter (Annex 1);</w:t>
      </w:r>
    </w:p>
    <w:p w14:paraId="0FB9C231" w14:textId="43EFEE82" w:rsidR="0012107C" w:rsidRPr="0012107C" w:rsidRDefault="000E5A41" w:rsidP="0012107C">
      <w:pPr>
        <w:spacing w:after="0" w:line="360" w:lineRule="auto"/>
        <w:ind w:firstLine="850"/>
        <w:jc w:val="both"/>
        <w:rPr>
          <w:rFonts w:ascii="Arial" w:hAnsi="Arial" w:cs="Arial"/>
          <w:sz w:val="28"/>
          <w:szCs w:val="32"/>
          <w:lang w:val="en-GB"/>
        </w:rPr>
      </w:pPr>
      <w:ins w:id="100" w:author="Проект новой редакции" w:date="2026-10-23T13:54:00Z">
        <w:r>
          <w:rPr>
            <w:rFonts w:ascii="Arial" w:hAnsi="Arial" w:cs="Arial"/>
            <w:sz w:val="28"/>
            <w:szCs w:val="32"/>
            <w:lang w:val="en-GB"/>
          </w:rPr>
          <w:t>7</w:t>
        </w:r>
      </w:ins>
      <w:del w:id="101" w:author="Проект новой редакции" w:date="2026-10-23T13:54:00Z">
        <w:r w:rsidR="0012107C" w:rsidRPr="0012107C">
          <w:rPr>
            <w:rFonts w:ascii="Arial" w:hAnsi="Arial" w:cs="Arial"/>
            <w:sz w:val="28"/>
            <w:szCs w:val="32"/>
            <w:lang w:val="en-GB"/>
          </w:rPr>
          <w:delText>6</w:delText>
        </w:r>
      </w:del>
      <w:r w:rsidR="0012107C" w:rsidRPr="0012107C">
        <w:rPr>
          <w:rFonts w:ascii="Arial" w:hAnsi="Arial" w:cs="Arial"/>
          <w:sz w:val="28"/>
          <w:szCs w:val="32"/>
          <w:lang w:val="en-GB"/>
        </w:rPr>
        <w:t>.2. The Management Council members (minimum 2) by signing this Charter declares that it/he/she comply with the terms of this Charter (Annex 2).</w:t>
      </w:r>
    </w:p>
    <w:p w14:paraId="645B7CA8" w14:textId="77777777"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lastRenderedPageBreak/>
        <w:t>Annex 1</w:t>
      </w:r>
    </w:p>
    <w:p w14:paraId="24CA3557" w14:textId="77777777"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Founder</w:t>
      </w:r>
    </w:p>
    <w:p w14:paraId="7C6D0B31" w14:textId="4B95DE9A"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w:t>
      </w:r>
      <w:r w:rsidRPr="0012107C">
        <w:rPr>
          <w:rFonts w:ascii="Arial" w:hAnsi="Arial" w:cs="Arial"/>
          <w:sz w:val="28"/>
          <w:szCs w:val="32"/>
          <w:lang w:val="en-GB"/>
        </w:rPr>
        <w:tab/>
        <w:t>Director, Chief Executive Officer</w:t>
      </w:r>
      <w:ins w:id="102" w:author="Проект новой редакции" w:date="2026-10-23T13:54:00Z">
        <w:r w:rsidR="001E4B7A">
          <w:rPr>
            <w:rFonts w:ascii="Arial" w:hAnsi="Arial" w:cs="Arial"/>
            <w:sz w:val="28"/>
            <w:szCs w:val="32"/>
            <w:lang w:val="en-GB"/>
          </w:rPr>
          <w:t xml:space="preserve"> and</w:t>
        </w:r>
      </w:ins>
      <w:del w:id="103" w:author="Проект новой редакции" w:date="2026-10-23T13:54:00Z">
        <w:r w:rsidRPr="0012107C">
          <w:rPr>
            <w:rFonts w:ascii="Arial" w:hAnsi="Arial" w:cs="Arial"/>
            <w:sz w:val="28"/>
            <w:szCs w:val="32"/>
            <w:lang w:val="en-GB"/>
          </w:rPr>
          <w:delText>,</w:delText>
        </w:r>
      </w:del>
      <w:r w:rsidRPr="0012107C">
        <w:rPr>
          <w:rFonts w:ascii="Arial" w:hAnsi="Arial" w:cs="Arial"/>
          <w:sz w:val="28"/>
          <w:szCs w:val="32"/>
          <w:lang w:val="en-GB"/>
        </w:rPr>
        <w:t xml:space="preserve"> Authorised </w:t>
      </w:r>
      <w:ins w:id="104" w:author="Проект новой редакции" w:date="2026-10-23T13:54:00Z">
        <w:r w:rsidR="001E4B7A">
          <w:rPr>
            <w:rFonts w:ascii="Arial" w:hAnsi="Arial" w:cs="Arial"/>
            <w:sz w:val="28"/>
            <w:szCs w:val="32"/>
            <w:lang w:val="en-GB"/>
          </w:rPr>
          <w:t>Signatory</w:t>
        </w:r>
      </w:ins>
      <w:del w:id="105" w:author="Проект новой редакции" w:date="2026-10-23T13:54:00Z">
        <w:r w:rsidRPr="0012107C">
          <w:rPr>
            <w:rFonts w:ascii="Arial" w:hAnsi="Arial" w:cs="Arial"/>
            <w:sz w:val="28"/>
            <w:szCs w:val="32"/>
            <w:lang w:val="en-GB"/>
          </w:rPr>
          <w:delText>signature</w:delText>
        </w:r>
      </w:del>
      <w:r w:rsidRPr="0012107C">
        <w:rPr>
          <w:rFonts w:ascii="Arial" w:hAnsi="Arial" w:cs="Arial"/>
          <w:sz w:val="28"/>
          <w:szCs w:val="32"/>
          <w:lang w:val="en-GB"/>
        </w:rPr>
        <w:t xml:space="preserve"> of Climate Action Company Limited Mr Yerlik Karazhan ________________</w:t>
      </w:r>
    </w:p>
    <w:p w14:paraId="7E5346AA" w14:textId="77777777" w:rsidR="0012107C" w:rsidRPr="0012107C" w:rsidRDefault="0012107C" w:rsidP="0012107C">
      <w:pPr>
        <w:pageBreakBefore/>
        <w:spacing w:after="0" w:line="360" w:lineRule="auto"/>
        <w:ind w:firstLine="709"/>
        <w:jc w:val="right"/>
        <w:rPr>
          <w:rFonts w:ascii="Arial" w:hAnsi="Arial" w:cs="Arial"/>
          <w:b/>
          <w:sz w:val="28"/>
          <w:szCs w:val="32"/>
          <w:lang w:val="en-GB"/>
        </w:rPr>
      </w:pPr>
      <w:r w:rsidRPr="0012107C">
        <w:rPr>
          <w:rFonts w:ascii="Arial" w:hAnsi="Arial" w:cs="Arial"/>
          <w:b/>
          <w:sz w:val="28"/>
          <w:szCs w:val="32"/>
          <w:lang w:val="en-GB"/>
        </w:rPr>
        <w:lastRenderedPageBreak/>
        <w:t>Annex 2</w:t>
      </w:r>
    </w:p>
    <w:p w14:paraId="5BCAEF4D" w14:textId="77777777" w:rsidR="0012107C" w:rsidRPr="0012107C" w:rsidRDefault="0012107C" w:rsidP="0012107C">
      <w:pPr>
        <w:spacing w:before="240" w:after="240" w:line="360" w:lineRule="auto"/>
        <w:ind w:firstLine="850"/>
        <w:rPr>
          <w:rFonts w:ascii="Arial" w:hAnsi="Arial" w:cs="Arial"/>
          <w:b/>
          <w:sz w:val="28"/>
          <w:szCs w:val="32"/>
          <w:lang w:val="en-GB"/>
        </w:rPr>
      </w:pPr>
      <w:r w:rsidRPr="0012107C">
        <w:rPr>
          <w:rFonts w:ascii="Arial" w:hAnsi="Arial" w:cs="Arial"/>
          <w:b/>
          <w:sz w:val="28"/>
          <w:szCs w:val="32"/>
          <w:lang w:val="en-GB"/>
        </w:rPr>
        <w:t>Management Council</w:t>
      </w:r>
    </w:p>
    <w:p w14:paraId="134B4D71" w14:textId="77777777" w:rsidR="0012107C" w:rsidRPr="0012107C" w:rsidRDefault="0012107C" w:rsidP="0012107C">
      <w:pPr>
        <w:spacing w:after="240" w:line="360" w:lineRule="auto"/>
        <w:ind w:firstLine="709"/>
        <w:jc w:val="both"/>
        <w:rPr>
          <w:rFonts w:ascii="Arial" w:hAnsi="Arial" w:cs="Arial"/>
          <w:sz w:val="28"/>
          <w:szCs w:val="32"/>
          <w:lang w:val="en-GB"/>
        </w:rPr>
      </w:pPr>
      <w:r w:rsidRPr="0012107C">
        <w:rPr>
          <w:rFonts w:ascii="Arial" w:hAnsi="Arial" w:cs="Arial"/>
          <w:sz w:val="28"/>
          <w:szCs w:val="32"/>
          <w:lang w:val="en-GB"/>
        </w:rPr>
        <w:t>1. CEO, Head Project office Mr. Yerlik Karazhan ________________</w:t>
      </w:r>
    </w:p>
    <w:p w14:paraId="4AE6B42D" w14:textId="77777777" w:rsidR="0012107C" w:rsidRPr="0012107C" w:rsidRDefault="0012107C" w:rsidP="0012107C">
      <w:pPr>
        <w:spacing w:after="240" w:line="360" w:lineRule="auto"/>
        <w:ind w:firstLine="709"/>
        <w:jc w:val="both"/>
        <w:rPr>
          <w:del w:id="106" w:author="Проект новой редакции" w:date="2026-10-23T13:54:00Z"/>
          <w:rFonts w:ascii="Arial" w:hAnsi="Arial" w:cs="Arial"/>
          <w:sz w:val="28"/>
          <w:szCs w:val="32"/>
          <w:lang w:val="en-GB"/>
        </w:rPr>
      </w:pPr>
      <w:r w:rsidRPr="0012107C">
        <w:rPr>
          <w:rFonts w:ascii="Arial" w:hAnsi="Arial" w:cs="Arial"/>
          <w:sz w:val="28"/>
          <w:szCs w:val="32"/>
          <w:lang w:val="en-GB"/>
        </w:rPr>
        <w:t xml:space="preserve">2. </w:t>
      </w:r>
      <w:del w:id="107" w:author="Проект новой редакции" w:date="2026-10-23T13:54:00Z">
        <w:r w:rsidRPr="0012107C">
          <w:rPr>
            <w:rFonts w:ascii="Arial" w:hAnsi="Arial" w:cs="Arial"/>
            <w:sz w:val="28"/>
            <w:szCs w:val="32"/>
            <w:lang w:val="en-GB"/>
          </w:rPr>
          <w:delText>Deputy CEO on legal issues Mr. Rolan Jangarashev ________________</w:delText>
        </w:r>
      </w:del>
    </w:p>
    <w:p w14:paraId="0F9B112B" w14:textId="77777777" w:rsidR="007F4E98" w:rsidRPr="0012107C" w:rsidRDefault="0012107C" w:rsidP="0012107C">
      <w:pPr>
        <w:spacing w:after="240" w:line="360" w:lineRule="auto"/>
        <w:ind w:firstLine="709"/>
        <w:jc w:val="both"/>
        <w:rPr>
          <w:rFonts w:ascii="Arial" w:hAnsi="Arial" w:cs="Arial"/>
          <w:sz w:val="28"/>
          <w:szCs w:val="28"/>
          <w:lang w:val="en-GB"/>
        </w:rPr>
      </w:pPr>
      <w:del w:id="108" w:author="Проект новой редакции" w:date="2026-10-23T13:54:00Z">
        <w:r w:rsidRPr="0012107C">
          <w:rPr>
            <w:rFonts w:ascii="Arial" w:hAnsi="Arial" w:cs="Arial"/>
            <w:sz w:val="28"/>
            <w:szCs w:val="32"/>
            <w:lang w:val="en-GB"/>
          </w:rPr>
          <w:delText xml:space="preserve">3. </w:delText>
        </w:r>
      </w:del>
      <w:r w:rsidRPr="0012107C">
        <w:rPr>
          <w:rFonts w:ascii="Arial" w:hAnsi="Arial" w:cs="Arial"/>
          <w:sz w:val="28"/>
          <w:szCs w:val="32"/>
          <w:lang w:val="en-GB"/>
        </w:rPr>
        <w:t>Deputy CEO on administrative issues Murat Temirbekov ________________</w:t>
      </w:r>
    </w:p>
    <w:sectPr w:rsidR="007F4E98" w:rsidRPr="0012107C" w:rsidSect="0012107C">
      <w:headerReference w:type="even" r:id="rId6"/>
      <w:headerReference w:type="default" r:id="rId7"/>
      <w:footerReference w:type="even" r:id="rId8"/>
      <w:footerReference w:type="default" r:id="rId9"/>
      <w:headerReference w:type="first" r:id="rId10"/>
      <w:footerReference w:type="first" r:id="rId11"/>
      <w:pgSz w:w="11907" w:h="16839"/>
      <w:pgMar w:top="1134" w:right="850" w:bottom="1134" w:left="1700" w:header="0" w:footer="708"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21E9B7" w14:textId="77777777" w:rsidR="00765C5E" w:rsidRDefault="00765C5E">
      <w:pPr>
        <w:spacing w:after="0" w:line="240" w:lineRule="auto"/>
      </w:pPr>
      <w:r>
        <w:separator/>
      </w:r>
    </w:p>
  </w:endnote>
  <w:endnote w:type="continuationSeparator" w:id="0">
    <w:p w14:paraId="1DEF4690" w14:textId="77777777" w:rsidR="00765C5E" w:rsidRDefault="00765C5E">
      <w:pPr>
        <w:spacing w:after="0" w:line="240" w:lineRule="auto"/>
      </w:pPr>
      <w:r>
        <w:continuationSeparator/>
      </w:r>
    </w:p>
  </w:endnote>
  <w:endnote w:type="continuationNotice" w:id="1">
    <w:p w14:paraId="0D9D9BA8" w14:textId="77777777" w:rsidR="00765C5E" w:rsidRDefault="00765C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3DB51" w14:textId="77777777" w:rsidR="0012107C" w:rsidRDefault="0012107C" w:rsidP="00792EA1">
    <w:pPr>
      <w:pStyle w:val="a6"/>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0281B40E" w14:textId="77777777" w:rsidR="007F4E98" w:rsidRDefault="007F4E98">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8636" w14:textId="77777777" w:rsidR="0012107C" w:rsidRPr="0012107C" w:rsidRDefault="0012107C" w:rsidP="00792EA1">
    <w:pPr>
      <w:pStyle w:val="a6"/>
      <w:framePr w:wrap="around" w:vAnchor="text" w:hAnchor="margin" w:xAlign="center" w:y="1"/>
      <w:rPr>
        <w:rStyle w:val="ae"/>
        <w:rFonts w:ascii="Calibri" w:hAnsi="Calibri" w:cs="Calibri"/>
      </w:rPr>
    </w:pPr>
    <w:r w:rsidRPr="0012107C">
      <w:rPr>
        <w:rStyle w:val="ae"/>
        <w:rFonts w:ascii="Calibri" w:hAnsi="Calibri" w:cs="Calibri"/>
      </w:rPr>
      <w:fldChar w:fldCharType="begin"/>
    </w:r>
    <w:r w:rsidRPr="0012107C">
      <w:rPr>
        <w:rStyle w:val="ae"/>
        <w:rFonts w:ascii="Calibri" w:hAnsi="Calibri" w:cs="Calibri"/>
      </w:rPr>
      <w:instrText xml:space="preserve">PAGE  </w:instrText>
    </w:r>
    <w:r w:rsidRPr="0012107C">
      <w:rPr>
        <w:rStyle w:val="ae"/>
        <w:rFonts w:ascii="Calibri" w:hAnsi="Calibri" w:cs="Calibri"/>
      </w:rPr>
      <w:fldChar w:fldCharType="separate"/>
    </w:r>
    <w:r w:rsidR="00765C5E">
      <w:rPr>
        <w:rStyle w:val="ae"/>
        <w:rFonts w:ascii="Calibri" w:hAnsi="Calibri" w:cs="Calibri"/>
        <w:noProof/>
      </w:rPr>
      <w:t>10</w:t>
    </w:r>
    <w:r w:rsidRPr="0012107C">
      <w:rPr>
        <w:rStyle w:val="ae"/>
        <w:rFonts w:ascii="Calibri" w:hAnsi="Calibri" w:cs="Calibri"/>
      </w:rPr>
      <w:fldChar w:fldCharType="end"/>
    </w:r>
  </w:p>
  <w:p w14:paraId="3BA08B9A" w14:textId="77777777" w:rsidR="007F4E98" w:rsidRPr="0012107C" w:rsidRDefault="007F4E98">
    <w:pPr>
      <w:pStyle w:val="a6"/>
      <w:rPr>
        <w:rFonts w:ascii="Calibri" w:hAnsi="Calibri" w:cs="Calibr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3F9F6F" w14:textId="77777777" w:rsidR="007F4E98" w:rsidRDefault="007F4E98">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6EB138" w14:textId="77777777" w:rsidR="00765C5E" w:rsidRDefault="00765C5E">
      <w:pPr>
        <w:spacing w:after="0" w:line="240" w:lineRule="auto"/>
      </w:pPr>
      <w:r>
        <w:separator/>
      </w:r>
    </w:p>
  </w:footnote>
  <w:footnote w:type="continuationSeparator" w:id="0">
    <w:p w14:paraId="777E5CC7" w14:textId="77777777" w:rsidR="00765C5E" w:rsidRDefault="00765C5E">
      <w:pPr>
        <w:spacing w:after="0" w:line="240" w:lineRule="auto"/>
      </w:pPr>
      <w:r>
        <w:continuationSeparator/>
      </w:r>
    </w:p>
  </w:footnote>
  <w:footnote w:type="continuationNotice" w:id="1">
    <w:p w14:paraId="6C1CB602" w14:textId="77777777" w:rsidR="00765C5E" w:rsidRDefault="00765C5E">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EE6AE6" w14:textId="77777777" w:rsidR="0012107C" w:rsidRDefault="0012107C">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1614F" w14:textId="77777777" w:rsidR="0012107C" w:rsidRDefault="0012107C">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1283B6" w14:textId="77777777" w:rsidR="0012107C" w:rsidRDefault="0012107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autoHyphenation/>
  <w:hyphenationZone w:val="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E98"/>
    <w:rsid w:val="00091E14"/>
    <w:rsid w:val="000E5A41"/>
    <w:rsid w:val="0012107C"/>
    <w:rsid w:val="001E4B7A"/>
    <w:rsid w:val="003233F6"/>
    <w:rsid w:val="00765C5E"/>
    <w:rsid w:val="007F4E98"/>
    <w:rsid w:val="008963BC"/>
    <w:rsid w:val="00900EA1"/>
    <w:rsid w:val="00A24398"/>
    <w:rsid w:val="00B22D08"/>
    <w:rsid w:val="00C04507"/>
    <w:rsid w:val="00CA74D1"/>
    <w:rsid w:val="00D750ED"/>
    <w:rsid w:val="00FD51B7"/>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7A8F5C-BA67-4C0E-B224-DA25270DA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Верхний колонтитул Знак"/>
    <w:basedOn w:val="a0"/>
    <w:link w:val="a4"/>
    <w:uiPriority w:val="99"/>
    <w:qFormat/>
    <w:rsid w:val="00CD6582"/>
  </w:style>
  <w:style w:type="character" w:customStyle="1" w:styleId="a5">
    <w:name w:val="Нижний колонтитул Знак"/>
    <w:basedOn w:val="a0"/>
    <w:link w:val="a6"/>
    <w:uiPriority w:val="99"/>
    <w:qFormat/>
    <w:rsid w:val="00CD6582"/>
  </w:style>
  <w:style w:type="paragraph" w:customStyle="1" w:styleId="a7">
    <w:name w:val="Заголовок"/>
    <w:basedOn w:val="a"/>
    <w:next w:val="a8"/>
    <w:qFormat/>
    <w:pPr>
      <w:keepNext/>
      <w:spacing w:before="240" w:after="120"/>
    </w:pPr>
    <w:rPr>
      <w:rFonts w:ascii="Liberation Sans" w:eastAsia="Microsoft YaHei" w:hAnsi="Liberation Sans" w:cs="Arial"/>
      <w:sz w:val="28"/>
      <w:szCs w:val="28"/>
    </w:rPr>
  </w:style>
  <w:style w:type="paragraph" w:styleId="a8">
    <w:name w:val="Body Text"/>
    <w:basedOn w:val="a"/>
    <w:pPr>
      <w:spacing w:after="140" w:line="276" w:lineRule="auto"/>
    </w:pPr>
  </w:style>
  <w:style w:type="paragraph" w:styleId="a9">
    <w:name w:val="List"/>
    <w:basedOn w:val="a8"/>
    <w:rPr>
      <w:rFonts w:cs="Arial"/>
    </w:rPr>
  </w:style>
  <w:style w:type="paragraph" w:styleId="aa">
    <w:name w:val="caption"/>
    <w:basedOn w:val="a"/>
    <w:qFormat/>
    <w:pPr>
      <w:suppressLineNumbers/>
      <w:spacing w:before="120" w:after="120"/>
    </w:pPr>
    <w:rPr>
      <w:rFonts w:cs="Arial"/>
      <w:i/>
      <w:iCs/>
      <w:sz w:val="24"/>
      <w:szCs w:val="24"/>
    </w:rPr>
  </w:style>
  <w:style w:type="paragraph" w:styleId="ab">
    <w:name w:val="index heading"/>
    <w:basedOn w:val="a"/>
    <w:qFormat/>
    <w:pPr>
      <w:suppressLineNumbers/>
    </w:pPr>
    <w:rPr>
      <w:rFonts w:cs="Arial"/>
    </w:rPr>
  </w:style>
  <w:style w:type="paragraph" w:styleId="ac">
    <w:name w:val="List Paragraph"/>
    <w:basedOn w:val="a"/>
    <w:uiPriority w:val="34"/>
    <w:qFormat/>
    <w:rsid w:val="00241C2F"/>
    <w:pPr>
      <w:ind w:left="720"/>
      <w:contextualSpacing/>
    </w:pPr>
  </w:style>
  <w:style w:type="paragraph" w:customStyle="1" w:styleId="HeaderandFooter">
    <w:name w:val="Header and Footer"/>
    <w:basedOn w:val="a"/>
    <w:qFormat/>
  </w:style>
  <w:style w:type="paragraph" w:styleId="a4">
    <w:name w:val="header"/>
    <w:basedOn w:val="a"/>
    <w:link w:val="a3"/>
    <w:uiPriority w:val="99"/>
    <w:unhideWhenUsed/>
    <w:rsid w:val="00CD6582"/>
    <w:pPr>
      <w:tabs>
        <w:tab w:val="center" w:pos="4677"/>
        <w:tab w:val="right" w:pos="9355"/>
      </w:tabs>
      <w:spacing w:after="0" w:line="240" w:lineRule="auto"/>
    </w:pPr>
  </w:style>
  <w:style w:type="paragraph" w:styleId="a6">
    <w:name w:val="footer"/>
    <w:basedOn w:val="a"/>
    <w:link w:val="a5"/>
    <w:uiPriority w:val="99"/>
    <w:unhideWhenUsed/>
    <w:rsid w:val="00CD6582"/>
    <w:pPr>
      <w:tabs>
        <w:tab w:val="center" w:pos="4677"/>
        <w:tab w:val="right" w:pos="9355"/>
      </w:tabs>
      <w:spacing w:after="0" w:line="240" w:lineRule="auto"/>
    </w:pPr>
  </w:style>
  <w:style w:type="numbering" w:customStyle="1" w:styleId="ad">
    <w:name w:val="Без списка"/>
    <w:uiPriority w:val="99"/>
    <w:semiHidden/>
    <w:unhideWhenUsed/>
    <w:qFormat/>
  </w:style>
  <w:style w:type="character" w:styleId="ae">
    <w:name w:val="page number"/>
    <w:basedOn w:val="a0"/>
    <w:uiPriority w:val="99"/>
    <w:semiHidden/>
    <w:unhideWhenUsed/>
    <w:rsid w:val="0012107C"/>
  </w:style>
  <w:style w:type="paragraph" w:styleId="af">
    <w:name w:val="Revision"/>
    <w:hidden/>
    <w:uiPriority w:val="99"/>
    <w:semiHidden/>
    <w:rsid w:val="00765C5E"/>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672</TotalTime>
  <Pages>1</Pages>
  <Words>1717</Words>
  <Characters>9034</Characters>
  <Application>Microsoft Office Word</Application>
  <DocSecurity>0</DocSecurity>
  <Lines>265</Lines>
  <Paragraphs>94</Paragraphs>
  <ScaleCrop>false</ScaleCrop>
  <Company>CACF</Company>
  <LinksUpToDate>false</LinksUpToDate>
  <CharactersWithSpaces>10657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1</cp:revision>
  <cp:lastPrinted>2025-07-31T16:14:00Z</cp:lastPrinted>
  <dcterms:created xsi:type="dcterms:W3CDTF">2024-03-01T09:50:00Z</dcterms:created>
  <dcterms:modified xsi:type="dcterms:W3CDTF">2026-10-23T08:54:00Z</dcterms:modified>
  <dc:language>en-US</dc:language>
</cp:coreProperties>
</file>