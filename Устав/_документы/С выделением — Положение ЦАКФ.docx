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4EF7F4" w14:textId="6186457D" w:rsidR="00CC7DB7" w:rsidRDefault="00873115">
      <w:pPr>
        <w:spacing w:after="2000"/>
      </w:pPr>
      <w:bookmarkStart w:id="0" w:name="_GoBack"/>
      <w:bookmarkEnd w:id="0"/>
      <w:ins w:id="1" w:author="Проект новой редакции" w:date="2026-10-14T13:28:00Z">
        <w:r w:rsidRPr="00873115">
          <w:rPr>
            <w:b/>
          </w:rPr>
          <w:t>ПРОЕКТ</w:t>
        </w:r>
      </w:ins>
    </w:p>
    <w:p w14:paraId="518B31C4" w14:textId="0E63F49B" w:rsidR="00CC7DB7" w:rsidRDefault="000E660D">
      <w:pPr>
        <w:spacing w:after="100"/>
        <w:jc w:val="center"/>
      </w:pPr>
      <w:r>
        <w:rPr>
          <w:b/>
          <w:bCs/>
          <w:sz w:val="32"/>
          <w:szCs w:val="32"/>
        </w:rPr>
        <w:t>ЦЕНТРАЛЬНО-АЗИАТСКИЙ КЛИМАТИЧЕСКИЙ ФОНД</w:t>
      </w:r>
    </w:p>
    <w:p w14:paraId="64011C25" w14:textId="77777777" w:rsidR="00CC7DB7" w:rsidRDefault="000E660D">
      <w:pPr>
        <w:spacing w:after="1200"/>
        <w:jc w:val="center"/>
      </w:pPr>
      <w:r>
        <w:rPr>
          <w:b/>
          <w:bCs/>
          <w:sz w:val="32"/>
          <w:szCs w:val="32"/>
        </w:rPr>
        <w:t>ПОЛОЖЕНИЕ О ФОНДЕ (BY-LAWS)</w:t>
      </w:r>
    </w:p>
    <w:p w14:paraId="19A19F85" w14:textId="7724A86B" w:rsidR="00CC7DB7" w:rsidRDefault="000E660D">
      <w:pPr>
        <w:spacing w:after="1200"/>
        <w:jc w:val="center"/>
      </w:pPr>
      <w:r>
        <w:rPr>
          <w:b/>
          <w:bCs/>
        </w:rPr>
        <w:t>УТВЕРЖДЕНО: Решением № 2 от «24» марта 2024 года</w:t>
      </w:r>
      <w:ins w:id="2" w:author="Проект новой редакции" w:date="2026-10-14T13:28:00Z">
        <w:r w:rsidR="00873115">
          <w:rPr>
            <w:b/>
            <w:bCs/>
          </w:rPr>
          <w:t xml:space="preserve">; новая редакция </w:t>
        </w:r>
        <w:r w:rsidR="00965796">
          <w:rPr>
            <w:b/>
            <w:bCs/>
          </w:rPr>
          <w:t>–</w:t>
        </w:r>
        <w:r w:rsidR="00873115">
          <w:rPr>
            <w:b/>
            <w:bCs/>
          </w:rPr>
          <w:t xml:space="preserve"> письменным уведомлением Учредителя № ___ от «___» __________ 2026 года с письменного согласия Верховного попечителя</w:t>
        </w:r>
      </w:ins>
    </w:p>
    <w:p w14:paraId="68717041" w14:textId="77777777" w:rsidR="00CC7DB7" w:rsidRDefault="00CC7DB7">
      <w:pPr>
        <w:spacing w:after="2000"/>
      </w:pPr>
    </w:p>
    <w:p w14:paraId="62EC5DA1" w14:textId="545E132C" w:rsidR="00CC7DB7" w:rsidRDefault="000E660D">
      <w:pPr>
        <w:spacing w:after="160"/>
      </w:pPr>
      <w:r>
        <w:t>Дата утверждения</w:t>
      </w:r>
      <w:ins w:id="3" w:author="Проект новой редакции" w:date="2026-10-14T13:28:00Z">
        <w:r w:rsidR="00873115">
          <w:t xml:space="preserve"> новой редакции: «___» __________ 2026</w:t>
        </w:r>
      </w:ins>
      <w:del w:id="4" w:author="Проект новой редакции" w:date="2026-10-14T13:28:00Z">
        <w:r>
          <w:delText>: 24 марта 2024</w:delText>
        </w:r>
      </w:del>
      <w:r>
        <w:t xml:space="preserve"> года</w:t>
      </w:r>
    </w:p>
    <w:p w14:paraId="20D0D889" w14:textId="38125407" w:rsidR="00CC7DB7" w:rsidRDefault="00873115">
      <w:pPr>
        <w:spacing w:after="160"/>
      </w:pPr>
      <w:ins w:id="5" w:author="Проект новой редакции" w:date="2026-10-14T13:28:00Z">
        <w:r>
          <w:t>Первоначальная редакция утверждена</w:t>
        </w:r>
      </w:ins>
      <w:del w:id="6" w:author="Проект новой редакции" w:date="2026-10-14T13:28:00Z">
        <w:r w:rsidR="000E660D">
          <w:delText>Утверждено</w:delText>
        </w:r>
      </w:del>
      <w:r w:rsidR="000E660D">
        <w:t xml:space="preserve"> Решением № 2 от 24 марта 2024 года</w:t>
      </w:r>
    </w:p>
    <w:p w14:paraId="070FBA98" w14:textId="77777777" w:rsidR="00CC7DB7" w:rsidRDefault="00CC7DB7">
      <w:pPr>
        <w:spacing w:after="4000"/>
      </w:pPr>
    </w:p>
    <w:p w14:paraId="0175FCE4" w14:textId="77777777" w:rsidR="00CC7DB7" w:rsidRDefault="000E660D">
      <w:pPr>
        <w:spacing w:after="200"/>
        <w:jc w:val="center"/>
      </w:pPr>
      <w:r>
        <w:rPr>
          <w:b/>
          <w:bCs/>
        </w:rPr>
        <w:t>г. Астана, Казахстан</w:t>
      </w:r>
    </w:p>
    <w:p w14:paraId="267355A0" w14:textId="77777777" w:rsidR="00CC7DB7" w:rsidRDefault="000E660D">
      <w:r>
        <w:br w:type="page"/>
      </w:r>
    </w:p>
    <w:p w14:paraId="31A8A7B4" w14:textId="77777777" w:rsidR="00CC7DB7" w:rsidRDefault="000E660D">
      <w:pPr>
        <w:spacing w:after="300"/>
        <w:jc w:val="center"/>
      </w:pPr>
      <w:r>
        <w:rPr>
          <w:b/>
          <w:bCs/>
          <w:sz w:val="28"/>
          <w:szCs w:val="28"/>
        </w:rPr>
        <w:lastRenderedPageBreak/>
        <w:t>СОДЕРЖАНИЕ</w:t>
      </w:r>
    </w:p>
    <w:p w14:paraId="2E367BCC" w14:textId="77777777" w:rsidR="00CC7DB7" w:rsidRDefault="000E660D">
      <w:pPr>
        <w:spacing w:after="100"/>
        <w:ind w:left="567"/>
      </w:pPr>
      <w:r>
        <w:t>1. ТОЛКОВАНИЕ ПОНЯТИЙ ................................................................ 3</w:t>
      </w:r>
    </w:p>
    <w:p w14:paraId="7B38034E" w14:textId="77777777" w:rsidR="00CC7DB7" w:rsidRDefault="000E660D">
      <w:pPr>
        <w:spacing w:after="100"/>
        <w:ind w:left="567"/>
      </w:pPr>
      <w:r>
        <w:t>2. УЧРЕДИТЕЛЬ ................................................................................ 4</w:t>
      </w:r>
    </w:p>
    <w:p w14:paraId="2EE3C6C1" w14:textId="77777777" w:rsidR="00CC7DB7" w:rsidRDefault="000E660D">
      <w:pPr>
        <w:spacing w:after="100"/>
        <w:ind w:left="567"/>
      </w:pPr>
      <w:r>
        <w:t>3. ПОПЕЧИТЕЛЬСКИЙ СОВЕТ ......................................................... 4</w:t>
      </w:r>
    </w:p>
    <w:p w14:paraId="734C9C46" w14:textId="322E709A" w:rsidR="00CC7DB7" w:rsidRDefault="000E660D">
      <w:pPr>
        <w:spacing w:after="100"/>
        <w:ind w:left="567"/>
      </w:pPr>
      <w:r>
        <w:t xml:space="preserve">4. ЗАСЕДАНИЯ ПОПЕЧИТЕЛЬСКОГО СОВЕТА ............................. </w:t>
      </w:r>
      <w:ins w:id="7" w:author="Проект новой редакции" w:date="2026-10-14T13:28:00Z">
        <w:r w:rsidR="00873115">
          <w:t>6</w:t>
        </w:r>
      </w:ins>
      <w:del w:id="8" w:author="Проект новой редакции" w:date="2026-10-14T13:28:00Z">
        <w:r>
          <w:delText>5</w:delText>
        </w:r>
      </w:del>
    </w:p>
    <w:p w14:paraId="5D14122E" w14:textId="3AA2988A" w:rsidR="00CC7DB7" w:rsidRDefault="000E660D">
      <w:pPr>
        <w:spacing w:after="100"/>
        <w:ind w:left="567"/>
      </w:pPr>
      <w:r>
        <w:t xml:space="preserve">5. НАЗНАЧЕНИЕ И ПРЕКРАЩЕНИЕ ПОЛНОМОЧИЙ ЧЛЕНОВ ПОПЕЧИТЕЛЬСКОГО СОВЕТА .................................................... </w:t>
      </w:r>
      <w:ins w:id="9" w:author="Проект новой редакции" w:date="2026-10-14T13:28:00Z">
        <w:r w:rsidR="00873115">
          <w:t>7</w:t>
        </w:r>
      </w:ins>
      <w:del w:id="10" w:author="Проект новой редакции" w:date="2026-10-14T13:28:00Z">
        <w:r>
          <w:delText>6</w:delText>
        </w:r>
      </w:del>
    </w:p>
    <w:p w14:paraId="660A4626" w14:textId="0AC2C2BF" w:rsidR="00CC7DB7" w:rsidRDefault="000E660D">
      <w:pPr>
        <w:spacing w:after="100"/>
        <w:ind w:left="567"/>
      </w:pPr>
      <w:r>
        <w:t xml:space="preserve">6. УПРАВЛЯЮЩИЙ СОВЕТ .............................................................. </w:t>
      </w:r>
      <w:ins w:id="11" w:author="Проект новой редакции" w:date="2026-10-14T13:28:00Z">
        <w:r w:rsidR="00873115">
          <w:t>7</w:t>
        </w:r>
      </w:ins>
      <w:del w:id="12" w:author="Проект новой редакции" w:date="2026-10-14T13:28:00Z">
        <w:r>
          <w:delText>6</w:delText>
        </w:r>
      </w:del>
    </w:p>
    <w:p w14:paraId="33321F09" w14:textId="6CB5E057" w:rsidR="00CC7DB7" w:rsidRDefault="000E660D">
      <w:pPr>
        <w:spacing w:after="100"/>
        <w:ind w:left="567"/>
      </w:pPr>
      <w:r>
        <w:t xml:space="preserve">7. НАЗНАЧЕНИЕ И ПРЕКРАЩЕНИЕ ПОЛНОМОЧИЙ ЧЛЕНОВ СОВЕТА ......................................................................................... </w:t>
      </w:r>
      <w:ins w:id="13" w:author="Проект новой редакции" w:date="2026-10-14T13:28:00Z">
        <w:r w:rsidR="00873115">
          <w:t>8</w:t>
        </w:r>
      </w:ins>
      <w:del w:id="14" w:author="Проект новой редакции" w:date="2026-10-14T13:28:00Z">
        <w:r>
          <w:delText>7</w:delText>
        </w:r>
      </w:del>
    </w:p>
    <w:p w14:paraId="24DD6015" w14:textId="77777777" w:rsidR="00CC7DB7" w:rsidRDefault="000E660D">
      <w:pPr>
        <w:spacing w:after="100"/>
        <w:ind w:left="567"/>
        <w:rPr>
          <w:del w:id="15" w:author="Проект новой редакции" w:date="2026-10-14T13:28:00Z"/>
        </w:rPr>
      </w:pPr>
      <w:r>
        <w:t xml:space="preserve">8. ПОЛНОМОЧИЯ И ФУНКЦИИ УПРАВЛЯЮЩЕГО СОВЕТА ....... </w:t>
      </w:r>
      <w:del w:id="16" w:author="Проект новой редакции" w:date="2026-10-14T13:28:00Z">
        <w:r>
          <w:delText>8</w:delText>
        </w:r>
      </w:del>
    </w:p>
    <w:p w14:paraId="186C6A56" w14:textId="77777777" w:rsidR="00CC7DB7" w:rsidRDefault="000E660D">
      <w:pPr>
        <w:spacing w:after="100"/>
        <w:ind w:left="567"/>
        <w:rPr>
          <w:ins w:id="17" w:author="Проект новой редакции" w:date="2026-10-14T13:28:00Z"/>
        </w:rPr>
      </w:pPr>
      <w:r>
        <w:t>9</w:t>
      </w:r>
    </w:p>
    <w:p w14:paraId="5BBBC7DD" w14:textId="0D751861" w:rsidR="00CC7DB7" w:rsidRDefault="00873115">
      <w:pPr>
        <w:spacing w:after="100"/>
        <w:ind w:left="567"/>
      </w:pPr>
      <w:ins w:id="18" w:author="Проект новой редакции" w:date="2026-10-14T13:28:00Z">
        <w:r>
          <w:t>9</w:t>
        </w:r>
      </w:ins>
      <w:r w:rsidR="000E660D">
        <w:t xml:space="preserve">. ВОЗНАГРАЖДЕНИЕ И РАСХОДЫ ЧЛЕНОВ </w:t>
      </w:r>
      <w:ins w:id="19" w:author="Проект новой редакции" w:date="2026-10-14T13:28:00Z">
        <w:r>
          <w:t>СОВЕТОВ .............</w:t>
        </w:r>
      </w:ins>
      <w:del w:id="20" w:author="Проект новой редакции" w:date="2026-10-14T13:28:00Z">
        <w:r w:rsidR="000E660D">
          <w:delText>СОВЕТА ...............</w:delText>
        </w:r>
      </w:del>
      <w:r w:rsidR="000E660D">
        <w:t xml:space="preserve"> 10</w:t>
      </w:r>
    </w:p>
    <w:p w14:paraId="4DEF5901" w14:textId="603509D8" w:rsidR="00CC7DB7" w:rsidRDefault="000E660D">
      <w:pPr>
        <w:spacing w:after="100"/>
        <w:ind w:left="567"/>
      </w:pPr>
      <w:r>
        <w:t xml:space="preserve">10. ЗАСЕДАНИЯ УПРАВЛЯЮЩЕГО СОВЕТА ................................. </w:t>
      </w:r>
      <w:ins w:id="21" w:author="Проект новой редакции" w:date="2026-10-14T13:28:00Z">
        <w:r w:rsidR="00873115">
          <w:t>10</w:t>
        </w:r>
      </w:ins>
      <w:del w:id="22" w:author="Проект новой редакции" w:date="2026-10-14T13:28:00Z">
        <w:r>
          <w:delText>9</w:delText>
        </w:r>
      </w:del>
    </w:p>
    <w:p w14:paraId="72364E88" w14:textId="6DC77DAE" w:rsidR="00CC7DB7" w:rsidRDefault="000E660D">
      <w:pPr>
        <w:spacing w:after="100"/>
        <w:ind w:left="567"/>
      </w:pPr>
      <w:r>
        <w:t xml:space="preserve">11. ПОРЯДОК РАБОТЫ СОВЕТА ....................................................... </w:t>
      </w:r>
      <w:ins w:id="23" w:author="Проект новой редакции" w:date="2026-10-14T13:28:00Z">
        <w:r w:rsidR="00873115">
          <w:t>11</w:t>
        </w:r>
      </w:ins>
      <w:del w:id="24" w:author="Проект новой редакции" w:date="2026-10-14T13:28:00Z">
        <w:r>
          <w:delText>10</w:delText>
        </w:r>
      </w:del>
    </w:p>
    <w:p w14:paraId="286FA913" w14:textId="77777777" w:rsidR="00CC7DB7" w:rsidRDefault="000E660D">
      <w:pPr>
        <w:spacing w:after="100"/>
        <w:ind w:left="567"/>
      </w:pPr>
      <w:r>
        <w:t>12. ПРОТОКОЛЫ ................................................................................ 11</w:t>
      </w:r>
    </w:p>
    <w:p w14:paraId="5EB60682" w14:textId="192D70BA" w:rsidR="00CC7DB7" w:rsidRDefault="000E660D">
      <w:pPr>
        <w:spacing w:after="100"/>
        <w:ind w:left="567"/>
      </w:pPr>
      <w:r>
        <w:t xml:space="preserve">13. СЕКРЕТАРЬ .................................................................................. </w:t>
      </w:r>
      <w:ins w:id="25" w:author="Проект новой редакции" w:date="2026-10-14T13:28:00Z">
        <w:r w:rsidR="00873115">
          <w:t>12</w:t>
        </w:r>
      </w:ins>
      <w:del w:id="26" w:author="Проект новой редакции" w:date="2026-10-14T13:28:00Z">
        <w:r>
          <w:delText>11</w:delText>
        </w:r>
      </w:del>
    </w:p>
    <w:p w14:paraId="08248372" w14:textId="7F4A546D" w:rsidR="00CC7DB7" w:rsidRDefault="000E660D">
      <w:pPr>
        <w:spacing w:after="100"/>
        <w:ind w:left="567"/>
      </w:pPr>
      <w:r>
        <w:t xml:space="preserve">14. ИМУЩЕСТВО И ДОХОД ФОНДА ................................................ </w:t>
      </w:r>
      <w:ins w:id="27" w:author="Проект новой редакции" w:date="2026-10-14T13:28:00Z">
        <w:r w:rsidR="00873115">
          <w:t>12</w:t>
        </w:r>
      </w:ins>
      <w:del w:id="28" w:author="Проект новой редакции" w:date="2026-10-14T13:28:00Z">
        <w:r>
          <w:delText>11</w:delText>
        </w:r>
      </w:del>
    </w:p>
    <w:p w14:paraId="7BD35433" w14:textId="6195D707" w:rsidR="00CC7DB7" w:rsidRDefault="000E660D">
      <w:pPr>
        <w:spacing w:after="100"/>
        <w:ind w:left="567"/>
      </w:pPr>
      <w:r>
        <w:t xml:space="preserve">15. ВНЕСЕНИЕ ИЗМЕНЕНИЙ </w:t>
      </w:r>
      <w:ins w:id="29" w:author="Проект новой редакции" w:date="2026-10-14T13:28:00Z">
        <w:r w:rsidR="00873115">
          <w:t>В НАСТОЯЩЕЕ ПОЛОЖЕНИЕ ..............</w:t>
        </w:r>
      </w:ins>
      <w:del w:id="30" w:author="Проект новой редакции" w:date="2026-10-14T13:28:00Z">
        <w:r>
          <w:delText>И ОТМЕНА ........................................</w:delText>
        </w:r>
      </w:del>
      <w:r>
        <w:t xml:space="preserve"> 12</w:t>
      </w:r>
    </w:p>
    <w:p w14:paraId="755213AC" w14:textId="77777777" w:rsidR="00CC7DB7" w:rsidRDefault="000E660D">
      <w:pPr>
        <w:spacing w:after="100"/>
        <w:ind w:left="567"/>
      </w:pPr>
      <w:r>
        <w:t>16. ЗАЯВЛЕНИЕ ................................................................................. 12</w:t>
      </w:r>
    </w:p>
    <w:p w14:paraId="4C670414" w14:textId="77777777" w:rsidR="00CC7DB7" w:rsidRDefault="00873115">
      <w:pPr>
        <w:spacing w:after="100"/>
        <w:ind w:left="567"/>
        <w:rPr>
          <w:ins w:id="31" w:author="Проект новой редакции" w:date="2026-10-14T13:28:00Z"/>
        </w:rPr>
      </w:pPr>
      <w:ins w:id="32" w:author="Проект новой редакции" w:date="2026-10-14T13:28:00Z">
        <w:r>
          <w:t>ПРИЛОЖЕНИЯ 1–3 ...................................................................... 14</w:t>
        </w:r>
      </w:ins>
    </w:p>
    <w:p w14:paraId="68C9A418" w14:textId="77777777" w:rsidR="00CC7DB7" w:rsidRDefault="000E660D">
      <w:r>
        <w:br w:type="page"/>
      </w:r>
    </w:p>
    <w:p w14:paraId="1AA91B3E" w14:textId="77777777" w:rsidR="00CC7DB7" w:rsidRDefault="000E660D">
      <w:pPr>
        <w:spacing w:after="200"/>
        <w:jc w:val="center"/>
      </w:pPr>
      <w:r>
        <w:rPr>
          <w:b/>
          <w:bCs/>
          <w:sz w:val="26"/>
          <w:szCs w:val="26"/>
        </w:rPr>
        <w:lastRenderedPageBreak/>
        <w:t>1. ТОЛКОВАНИЕ ПОНЯТИЙ</w:t>
      </w:r>
    </w:p>
    <w:p w14:paraId="6486C9ED" w14:textId="77777777" w:rsidR="00CC7DB7" w:rsidRDefault="000E660D">
      <w:pPr>
        <w:spacing w:after="160"/>
        <w:ind w:firstLine="567"/>
      </w:pPr>
      <w:r>
        <w:t>1.1. В настоящем Положении:</w:t>
      </w:r>
    </w:p>
    <w:p w14:paraId="21FD6FFA" w14:textId="2714599F" w:rsidR="00CC7DB7" w:rsidRDefault="00873115">
      <w:pPr>
        <w:spacing w:after="160"/>
        <w:ind w:firstLine="567"/>
      </w:pPr>
      <w:ins w:id="33" w:author="Проект новой редакции" w:date="2026-10-14T13:28:00Z">
        <w:r>
          <w:t>1) «ЦАКФ», «Проектный офис для Центральной Азии по изменению климата и зеленой энергетике» либо</w:t>
        </w:r>
      </w:ins>
      <w:del w:id="34" w:author="Проект новой редакции" w:date="2026-10-14T13:28:00Z">
        <w:r w:rsidR="000E660D">
          <w:delText>1)</w:delText>
        </w:r>
      </w:del>
      <w:r w:rsidR="000E660D">
        <w:t xml:space="preserve"> «Фонд» означает «Центрально-Азиатский климатический Фонд», далее </w:t>
      </w:r>
      <w:r w:rsidR="00FA686F">
        <w:t>–</w:t>
      </w:r>
      <w:r w:rsidR="000E660D">
        <w:t xml:space="preserve"> Фонд;</w:t>
      </w:r>
    </w:p>
    <w:p w14:paraId="12BD8C5C" w14:textId="77777777" w:rsidR="00CC7DB7" w:rsidRDefault="000E660D">
      <w:pPr>
        <w:spacing w:after="160"/>
        <w:ind w:firstLine="567"/>
      </w:pPr>
      <w:r>
        <w:t>2) «Положение» означает настоящее Положение о Фонде (By-laws);</w:t>
      </w:r>
    </w:p>
    <w:p w14:paraId="0CBE644A" w14:textId="77777777" w:rsidR="00CC7DB7" w:rsidRDefault="000E660D">
      <w:pPr>
        <w:spacing w:after="160"/>
        <w:ind w:firstLine="567"/>
      </w:pPr>
      <w:r>
        <w:t>3) «Устав» означает Устав Фонда (Charter);</w:t>
      </w:r>
    </w:p>
    <w:p w14:paraId="7F1A2D91" w14:textId="77777777" w:rsidR="00CC7DB7" w:rsidRDefault="000E660D">
      <w:pPr>
        <w:spacing w:after="160"/>
        <w:ind w:firstLine="567"/>
      </w:pPr>
      <w:r>
        <w:t>4) «Цели» означает цели Фонда, указанные в Уставе;</w:t>
      </w:r>
    </w:p>
    <w:p w14:paraId="2A5306D8" w14:textId="77777777" w:rsidR="00CC7DB7" w:rsidRDefault="000E660D">
      <w:pPr>
        <w:spacing w:after="160"/>
        <w:ind w:firstLine="567"/>
      </w:pPr>
      <w:r>
        <w:t>5) «Учредитель» означает юридическое лицо, создавшее Фонд и передавшее ему свое первоначальное имущество;</w:t>
      </w:r>
    </w:p>
    <w:p w14:paraId="4E3A46FD" w14:textId="52BEE0E2" w:rsidR="00CC7DB7" w:rsidRDefault="000E660D">
      <w:pPr>
        <w:spacing w:after="160"/>
        <w:ind w:firstLine="567"/>
      </w:pPr>
      <w:r>
        <w:t xml:space="preserve">6) «Попечительский совет» означает высший орган управления Фонда, </w:t>
      </w:r>
      <w:ins w:id="35" w:author="Проект новой редакции" w:date="2026-10-14T13:28:00Z">
        <w:r w:rsidR="00873115">
          <w:t xml:space="preserve">возглавляемый Верховным попечителем и </w:t>
        </w:r>
      </w:ins>
      <w:r>
        <w:t>состоящий из</w:t>
      </w:r>
      <w:del w:id="36" w:author="Проект новой редакции" w:date="2026-10-14T13:28:00Z">
        <w:r>
          <w:delText xml:space="preserve"> Верховного попечителя и</w:delText>
        </w:r>
      </w:del>
      <w:r>
        <w:t xml:space="preserve"> Попечителей;</w:t>
      </w:r>
    </w:p>
    <w:p w14:paraId="2CC22C6E" w14:textId="7FC619CF" w:rsidR="00CC7DB7" w:rsidRDefault="000E660D">
      <w:pPr>
        <w:spacing w:after="160"/>
        <w:ind w:firstLine="567"/>
      </w:pPr>
      <w:r>
        <w:t>7) «Верховный попечитель» означает физическое лицо, назначенное Учредителем</w:t>
      </w:r>
      <w:ins w:id="37" w:author="Проект новой редакции" w:date="2026-10-14T13:28:00Z">
        <w:r w:rsidR="00873115">
          <w:t>, являющееся высшим должностным лицом Фонда и осуществляющее свои функции в соответствии с</w:t>
        </w:r>
      </w:ins>
      <w:del w:id="38" w:author="Проект новой редакции" w:date="2026-10-14T13:28:00Z">
        <w:r>
          <w:delText xml:space="preserve"> для целей, предусмотренных</w:delText>
        </w:r>
      </w:del>
      <w:r>
        <w:t xml:space="preserve"> настоящим Положением;</w:t>
      </w:r>
    </w:p>
    <w:p w14:paraId="302F4D9B" w14:textId="6DD926FD" w:rsidR="00CC7DB7" w:rsidRDefault="000E660D">
      <w:pPr>
        <w:spacing w:after="160"/>
        <w:ind w:firstLine="567"/>
      </w:pPr>
      <w:r>
        <w:t xml:space="preserve">8) «Попечитель» означает физическое лицо, назначенное </w:t>
      </w:r>
      <w:ins w:id="39" w:author="Проект новой редакции" w:date="2026-10-14T13:28:00Z">
        <w:r w:rsidR="00873115">
          <w:t>Верховным попечителем</w:t>
        </w:r>
      </w:ins>
      <w:del w:id="40" w:author="Проект новой редакции" w:date="2026-10-14T13:28:00Z">
        <w:r>
          <w:delText>Учредителем</w:delText>
        </w:r>
      </w:del>
      <w:r>
        <w:t>;</w:t>
      </w:r>
    </w:p>
    <w:p w14:paraId="21C0FE64" w14:textId="77777777" w:rsidR="00CC7DB7" w:rsidRDefault="000E660D">
      <w:pPr>
        <w:spacing w:after="160"/>
        <w:ind w:firstLine="567"/>
      </w:pPr>
      <w:r>
        <w:t>9) «Управляющий совет» означает исполнительный орган Фонда, осуществляющий повседневную деятельность Фонда в соответствии с настоящим Положением;</w:t>
      </w:r>
    </w:p>
    <w:p w14:paraId="03EBF5F5" w14:textId="77777777" w:rsidR="00CC7DB7" w:rsidRDefault="000E660D">
      <w:pPr>
        <w:spacing w:after="160"/>
        <w:ind w:firstLine="567"/>
      </w:pPr>
      <w:r>
        <w:t>10) «Председатель Совета» означает председателя Управляющего совета;</w:t>
      </w:r>
    </w:p>
    <w:p w14:paraId="0E477141" w14:textId="3EF7862D" w:rsidR="00CC7DB7" w:rsidRDefault="000E660D">
      <w:pPr>
        <w:spacing w:after="160"/>
        <w:ind w:firstLine="567"/>
      </w:pPr>
      <w:r>
        <w:t xml:space="preserve">11) «Совет» означает физическое и/или юридическое лицо </w:t>
      </w:r>
      <w:r w:rsidR="00FA686F">
        <w:t>–</w:t>
      </w:r>
      <w:r>
        <w:t xml:space="preserve"> члена Управляющего совета, осуществляющего свои обязанности в соответствии с настоящим Положением;</w:t>
      </w:r>
    </w:p>
    <w:p w14:paraId="65D07565" w14:textId="77777777" w:rsidR="00CC7DB7" w:rsidRDefault="000E660D">
      <w:pPr>
        <w:spacing w:after="160"/>
        <w:ind w:firstLine="567"/>
      </w:pPr>
      <w:r>
        <w:t>12) «Первоначальное имущество Фонда» означает имущество, переданное Фонду Учредителем;</w:t>
      </w:r>
    </w:p>
    <w:p w14:paraId="09349908" w14:textId="77777777" w:rsidR="00CC7DB7" w:rsidRDefault="000E660D">
      <w:pPr>
        <w:spacing w:after="160"/>
        <w:ind w:firstLine="567"/>
      </w:pPr>
      <w:r>
        <w:t>13) «Имущество» означает любое движимое или недвижимое имущество, включая денежные средства, пожертвования, гранты и любое иное имущество, внесенное в Фонд и/или полученное Фондом;</w:t>
      </w:r>
    </w:p>
    <w:p w14:paraId="41DF8C9E" w14:textId="77777777" w:rsidR="00CC7DB7" w:rsidRDefault="000E660D">
      <w:pPr>
        <w:spacing w:after="160"/>
        <w:ind w:firstLine="567"/>
      </w:pPr>
      <w:r>
        <w:t>14) «Фонды/Средства» означает средства, включающие все Имущество Фонда;</w:t>
      </w:r>
    </w:p>
    <w:p w14:paraId="38225287" w14:textId="77777777" w:rsidR="00CC7DB7" w:rsidRDefault="000E660D">
      <w:pPr>
        <w:spacing w:after="160"/>
        <w:ind w:firstLine="567"/>
      </w:pPr>
      <w:r>
        <w:t>15) «Доход» означает доход от Средств Фонда, включая арендную плату, доход по депозитам и иной доход, поступающий от средств;</w:t>
      </w:r>
    </w:p>
    <w:p w14:paraId="17C4E9AD" w14:textId="77777777" w:rsidR="00CC7DB7" w:rsidRDefault="000E660D">
      <w:pPr>
        <w:spacing w:after="160"/>
        <w:ind w:firstLine="567"/>
      </w:pPr>
      <w:r>
        <w:t>16) «Получатель по умолчанию» означает государственный орган Республики Казахстан;</w:t>
      </w:r>
    </w:p>
    <w:p w14:paraId="78454326" w14:textId="77777777" w:rsidR="00CC7DB7" w:rsidRDefault="000E660D">
      <w:pPr>
        <w:spacing w:after="160"/>
        <w:ind w:firstLine="567"/>
      </w:pPr>
      <w:r>
        <w:t>17) «Квалифицированный получатель» для целей Фонда означает «Получателя по умолчанию»;</w:t>
      </w:r>
    </w:p>
    <w:p w14:paraId="142DF694" w14:textId="77777777" w:rsidR="00CC7DB7" w:rsidRDefault="000E660D">
      <w:pPr>
        <w:spacing w:after="160"/>
        <w:ind w:firstLine="567"/>
      </w:pPr>
      <w:r>
        <w:t>18) «Регламент» означает Регламент фондов МФЦА (AIFC Foundations Regulations) с учетом периодически вносимых изменений, а также любые иные применимые регламенты;</w:t>
      </w:r>
    </w:p>
    <w:p w14:paraId="4259434A" w14:textId="3EB99D70" w:rsidR="00CC7DB7" w:rsidRDefault="000E660D">
      <w:pPr>
        <w:spacing w:after="160"/>
        <w:ind w:firstLine="567"/>
      </w:pPr>
      <w:r>
        <w:lastRenderedPageBreak/>
        <w:t>19) «Контрибьютор» означает юридическое и/или физическое лицо, вносящее в Фонд пожертвования, гранты, имущество и иные средства, которые являются законными, «чистыми», свободными от каких-либо залогов и обременений</w:t>
      </w:r>
      <w:ins w:id="41" w:author="Проект новой редакции" w:date="2026-10-14T13:28:00Z">
        <w:r w:rsidR="00873115">
          <w:t>;</w:t>
        </w:r>
      </w:ins>
      <w:del w:id="42" w:author="Проект новой редакции" w:date="2026-10-14T13:28:00Z">
        <w:r>
          <w:delText>.</w:delText>
        </w:r>
      </w:del>
    </w:p>
    <w:p w14:paraId="71D9B052" w14:textId="77777777" w:rsidR="00CC7DB7" w:rsidRDefault="00873115">
      <w:pPr>
        <w:spacing w:after="160"/>
        <w:ind w:firstLine="567"/>
        <w:rPr>
          <w:ins w:id="43" w:author="Проект новой редакции" w:date="2026-10-14T13:28:00Z"/>
        </w:rPr>
      </w:pPr>
      <w:ins w:id="44" w:author="Проект новой редакции" w:date="2026-10-14T13:28:00Z">
        <w:r>
          <w:t>20) «Основные средства» означает имущество Фонда, используемое в его деятельности более одного года и учитываемое в качестве основных средств в соответствии с Международными стандартами финансовой отчетности.</w:t>
        </w:r>
      </w:ins>
    </w:p>
    <w:p w14:paraId="75773835" w14:textId="77777777" w:rsidR="00CC7DB7" w:rsidRDefault="000E660D">
      <w:pPr>
        <w:spacing w:after="160"/>
        <w:ind w:firstLine="567"/>
      </w:pPr>
      <w:r>
        <w:t>1.2. В настоящем Положении, если иное не следует из контекста:</w:t>
      </w:r>
    </w:p>
    <w:p w14:paraId="79B450A5" w14:textId="77777777" w:rsidR="00CC7DB7" w:rsidRDefault="000E660D">
      <w:pPr>
        <w:spacing w:after="160"/>
        <w:ind w:firstLine="567"/>
      </w:pPr>
      <w:r>
        <w:t>1) термины имеют те же значения, что и в Регламенте, за исключением любых нормативных изменений, не действующих на момент вступления в силу Устава в отношении Фонда;</w:t>
      </w:r>
    </w:p>
    <w:p w14:paraId="1586D2D7" w14:textId="77777777" w:rsidR="00CC7DB7" w:rsidRDefault="000E660D">
      <w:pPr>
        <w:spacing w:after="160"/>
        <w:ind w:firstLine="567"/>
      </w:pPr>
      <w:r>
        <w:t>2) слова в единственном числе включают множественное число, и наоборот;</w:t>
      </w:r>
    </w:p>
    <w:p w14:paraId="7053302F" w14:textId="77777777" w:rsidR="00CC7DB7" w:rsidRDefault="000E660D">
      <w:pPr>
        <w:spacing w:after="160"/>
        <w:ind w:firstLine="567"/>
      </w:pPr>
      <w:r>
        <w:t>3) слова, относящиеся к юридическим лицам, включают компании, организации, государственные органы, ассоциации или объединения лиц, независимо от того, являются ли они зарегистрированными или нет;</w:t>
      </w:r>
    </w:p>
    <w:p w14:paraId="426C701D" w14:textId="77777777" w:rsidR="00CC7DB7" w:rsidRDefault="000E660D">
      <w:pPr>
        <w:spacing w:after="160"/>
        <w:ind w:firstLine="567"/>
      </w:pPr>
      <w:r>
        <w:t>4) заголовки приведены исключительно для удобства и не влияют на толкование настоящего Положения.</w:t>
      </w:r>
    </w:p>
    <w:p w14:paraId="5515D7E2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2. УЧРЕДИТЕЛЬ</w:t>
      </w:r>
    </w:p>
    <w:p w14:paraId="4207E0A7" w14:textId="0133BAAF" w:rsidR="00CC7DB7" w:rsidRDefault="000E660D">
      <w:pPr>
        <w:spacing w:after="160"/>
        <w:ind w:firstLine="567"/>
      </w:pPr>
      <w:r>
        <w:t xml:space="preserve">2.1. Учредитель </w:t>
      </w:r>
      <w:r w:rsidR="00FA686F">
        <w:t>–</w:t>
      </w:r>
      <w:r>
        <w:t xml:space="preserve"> юридическое лицо, учредившее Фонд, за которым закрепляются следующие полномочия:</w:t>
      </w:r>
    </w:p>
    <w:p w14:paraId="4342418E" w14:textId="1BB25E06" w:rsidR="00CC7DB7" w:rsidRDefault="000E660D">
      <w:pPr>
        <w:spacing w:after="160"/>
        <w:ind w:firstLine="567"/>
      </w:pPr>
      <w:r>
        <w:t>а) полномочие назначать и переназначать Верховного попечителя</w:t>
      </w:r>
      <w:ins w:id="45" w:author="Проект новой редакции" w:date="2026-10-14T13:28:00Z">
        <w:r w:rsidR="00873115">
          <w:t>; Попечители</w:t>
        </w:r>
      </w:ins>
      <w:del w:id="46" w:author="Проект новой редакции" w:date="2026-10-14T13:28:00Z">
        <w:r>
          <w:delText xml:space="preserve"> и Попечителей</w:delText>
        </w:r>
      </w:del>
      <w:r>
        <w:t xml:space="preserve"> Попечительского совета</w:t>
      </w:r>
      <w:ins w:id="47" w:author="Проект новой редакции" w:date="2026-10-14T13:28:00Z">
        <w:r w:rsidR="00873115">
          <w:t xml:space="preserve"> назначаются Верховным попечителем</w:t>
        </w:r>
      </w:ins>
      <w:r>
        <w:t>;</w:t>
      </w:r>
    </w:p>
    <w:p w14:paraId="5FD9CB16" w14:textId="24CDD9F5" w:rsidR="00CC7DB7" w:rsidRDefault="000E660D">
      <w:pPr>
        <w:spacing w:after="160"/>
        <w:ind w:firstLine="567"/>
      </w:pPr>
      <w:r>
        <w:t xml:space="preserve">б) полномочие отстранять Верховного попечителя </w:t>
      </w:r>
      <w:ins w:id="48" w:author="Проект новой редакции" w:date="2026-10-14T13:28:00Z">
        <w:r w:rsidR="00873115">
          <w:t>с одновременным назначением нового Верховного попечителя</w:t>
        </w:r>
      </w:ins>
      <w:del w:id="49" w:author="Проект новой редакции" w:date="2026-10-14T13:28:00Z">
        <w:r>
          <w:delText>и Попечителей Попечительского совета в случае существенного нарушения положений раздела 3 настоящего Положения</w:delText>
        </w:r>
      </w:del>
      <w:r>
        <w:t>;</w:t>
      </w:r>
    </w:p>
    <w:p w14:paraId="4150F76A" w14:textId="77777777" w:rsidR="00CC7DB7" w:rsidRDefault="000E660D">
      <w:pPr>
        <w:spacing w:after="160"/>
        <w:ind w:firstLine="567"/>
      </w:pPr>
      <w:r>
        <w:t>в) полномочие вносить изменения в условия Устава или Положения, либо в оба документа, полностью или частично, после консультации и получения письменного согласия Верховного попечителя и/или Попечительского совета;</w:t>
      </w:r>
    </w:p>
    <w:p w14:paraId="5A3070FA" w14:textId="77777777" w:rsidR="00CC7DB7" w:rsidRDefault="000E660D">
      <w:pPr>
        <w:spacing w:after="160"/>
        <w:ind w:firstLine="567"/>
      </w:pPr>
      <w:r>
        <w:t>г) полномочие прекратить (ликвидировать) Фонд на основании достижения целей Фонда либо на основании письменного предложения Попечительского совета.</w:t>
      </w:r>
    </w:p>
    <w:p w14:paraId="0F6B0E00" w14:textId="77777777" w:rsidR="00CC7DB7" w:rsidRDefault="000E660D">
      <w:pPr>
        <w:spacing w:after="160"/>
        <w:ind w:firstLine="567"/>
      </w:pPr>
      <w:r>
        <w:t>2.2. В случае прекращения деятельности Учредителя полномочия Учредителя, предусмотренные разделом 2.1 настоящего Положения, переходят к правопреемнику, а при отсутствии правопреемника Управляющий совет обращается в Суд с заявлением о назначении кандидата на должность Верховного попечителя или Попечителя, и Суд надлежащим образом назначает давшего согласие кандидата на соответствующую должность.</w:t>
      </w:r>
    </w:p>
    <w:p w14:paraId="1904CE0D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3. ПОПЕЧИТЕЛЬСКИЙ СОВЕТ</w:t>
      </w:r>
    </w:p>
    <w:p w14:paraId="6861771A" w14:textId="1AC23F68" w:rsidR="00CC7DB7" w:rsidRDefault="000E660D">
      <w:pPr>
        <w:spacing w:after="160"/>
        <w:ind w:firstLine="567"/>
      </w:pPr>
      <w:r>
        <w:t>3.1. Попечительский совет является высшим органом управления Фонда и</w:t>
      </w:r>
      <w:ins w:id="50" w:author="Проект новой редакции" w:date="2026-10-14T13:28:00Z">
        <w:r w:rsidR="00873115">
          <w:t xml:space="preserve"> возглавляется Верховным попечителем. При отсутствии Попечителей полномочия</w:t>
        </w:r>
      </w:ins>
      <w:del w:id="51" w:author="Проект новой редакции" w:date="2026-10-14T13:28:00Z">
        <w:r>
          <w:delText>, действуя индивидуально в лице Верховного попечителя либо коллегиально в качестве</w:delText>
        </w:r>
      </w:del>
      <w:r>
        <w:t xml:space="preserve"> Попечительского совета</w:t>
      </w:r>
      <w:ins w:id="52" w:author="Проект новой редакции" w:date="2026-10-14T13:28:00Z">
        <w:r w:rsidR="00873115">
          <w:t xml:space="preserve"> осуществляются Верховным попечителем единолично. Попечительский совет</w:t>
        </w:r>
      </w:ins>
      <w:del w:id="53" w:author="Проект новой редакции" w:date="2026-10-14T13:28:00Z">
        <w:r>
          <w:delText>,</w:delText>
        </w:r>
      </w:del>
      <w:r>
        <w:t xml:space="preserve"> осуществляет надзор за Фондом, при этом он:</w:t>
      </w:r>
    </w:p>
    <w:p w14:paraId="7E230AFD" w14:textId="77777777" w:rsidR="00CC7DB7" w:rsidRDefault="000E660D">
      <w:pPr>
        <w:spacing w:after="160"/>
        <w:ind w:firstLine="567"/>
      </w:pPr>
      <w:r>
        <w:lastRenderedPageBreak/>
        <w:t>а) обязан вести и хранить точные счета и записи, относящиеся к его попечительской деятельности, в течение всего срока действия попечительства и в течение шести (6) лет после его прекращения;</w:t>
      </w:r>
    </w:p>
    <w:p w14:paraId="2169975B" w14:textId="2907310E" w:rsidR="00CC7DB7" w:rsidRDefault="000E660D">
      <w:pPr>
        <w:spacing w:after="160"/>
        <w:ind w:firstLine="567"/>
      </w:pPr>
      <w:r>
        <w:t>б) обязан соблюдать положения Устава, Положения и Регламента</w:t>
      </w:r>
      <w:ins w:id="54" w:author="Проект новой редакции" w:date="2026-10-14T13:28:00Z">
        <w:r w:rsidR="00873115">
          <w:t xml:space="preserve"> фондов МФЦА</w:t>
        </w:r>
      </w:ins>
      <w:r>
        <w:t>;</w:t>
      </w:r>
    </w:p>
    <w:p w14:paraId="6AE032E1" w14:textId="77777777" w:rsidR="00CC7DB7" w:rsidRDefault="000E660D">
      <w:pPr>
        <w:spacing w:after="160"/>
        <w:ind w:firstLine="567"/>
      </w:pPr>
      <w:r>
        <w:t>в) обязан предпринимать разумные меры для обеспечения того, чтобы Управляющий совет Фонда исполнял свои функции;</w:t>
      </w:r>
    </w:p>
    <w:p w14:paraId="360CE41D" w14:textId="77777777" w:rsidR="00CC7DB7" w:rsidRDefault="000E660D">
      <w:pPr>
        <w:spacing w:after="160"/>
        <w:ind w:firstLine="567"/>
      </w:pPr>
      <w:r>
        <w:t>г) обязан действовать добросовестно, руководствуясь наилучшими интересами Фонда;</w:t>
      </w:r>
    </w:p>
    <w:p w14:paraId="27980879" w14:textId="77777777" w:rsidR="00CC7DB7" w:rsidRDefault="000E660D">
      <w:pPr>
        <w:spacing w:after="160"/>
        <w:ind w:firstLine="567"/>
      </w:pPr>
      <w:r>
        <w:t>д) не вправе санкционировать или разрешать какое-либо действие, совершенное или подлежащее совершению Управляющим советом, если не убежден, что:</w:t>
      </w:r>
    </w:p>
    <w:p w14:paraId="0E89DEEE" w14:textId="77777777" w:rsidR="00CC7DB7" w:rsidRDefault="000E660D">
      <w:pPr>
        <w:spacing w:after="100"/>
        <w:ind w:left="867"/>
      </w:pPr>
      <w:r>
        <w:t>(i) это отвечает наилучшим интересам Фонда; и</w:t>
      </w:r>
    </w:p>
    <w:p w14:paraId="5A3A0330" w14:textId="77777777" w:rsidR="00CC7DB7" w:rsidRDefault="000E660D">
      <w:pPr>
        <w:spacing w:after="100"/>
        <w:ind w:left="867"/>
      </w:pPr>
      <w:r>
        <w:t>(ii) Управляющий совет действовал или будет действовать добросовестно.</w:t>
      </w:r>
    </w:p>
    <w:p w14:paraId="7E992126" w14:textId="77777777" w:rsidR="00CC7DB7" w:rsidRDefault="000E660D">
      <w:pPr>
        <w:spacing w:after="160"/>
        <w:ind w:firstLine="567"/>
      </w:pPr>
      <w:r>
        <w:t>3.2. Попечительский совет, действуя индивидуально в лице Верховного попечителя либо коллегиально в качестве Попечительского совета, осуществляет в отношении Фонда следующие полномочия:</w:t>
      </w:r>
    </w:p>
    <w:p w14:paraId="5399B167" w14:textId="13F1A960" w:rsidR="00CC7DB7" w:rsidRDefault="00873115">
      <w:pPr>
        <w:spacing w:after="160"/>
        <w:ind w:firstLine="567"/>
        <w:rPr>
          <w:del w:id="55" w:author="Проект новой редакции" w:date="2026-10-14T13:28:00Z"/>
        </w:rPr>
      </w:pPr>
      <w:ins w:id="56" w:author="Проект новой редакции" w:date="2026-10-14T13:28:00Z">
        <w:r>
          <w:t>а</w:t>
        </w:r>
      </w:ins>
      <w:del w:id="57" w:author="Проект новой редакции" w:date="2026-10-14T13:28:00Z">
        <w:r w:rsidR="000E660D">
          <w:delText>а) определяет и утверждает стратегии развития Фонда;</w:delText>
        </w:r>
      </w:del>
    </w:p>
    <w:p w14:paraId="4A37AD56" w14:textId="77777777" w:rsidR="00CC7DB7" w:rsidRDefault="000E660D">
      <w:pPr>
        <w:spacing w:after="160"/>
        <w:ind w:firstLine="567"/>
        <w:rPr>
          <w:del w:id="58" w:author="Проект новой редакции" w:date="2026-10-14T13:28:00Z"/>
        </w:rPr>
      </w:pPr>
      <w:del w:id="59" w:author="Проект новой редакции" w:date="2026-10-14T13:28:00Z">
        <w:r>
          <w:delText>б) определяет официальные оклады и условия вознаграждения и премирования членов Попечительского и Управляющего советов по предложению Управляющего совета;</w:delText>
        </w:r>
      </w:del>
    </w:p>
    <w:p w14:paraId="55018BD1" w14:textId="77777777" w:rsidR="00CC7DB7" w:rsidRDefault="000E660D">
      <w:pPr>
        <w:spacing w:after="160"/>
        <w:ind w:firstLine="567"/>
        <w:rPr>
          <w:del w:id="60" w:author="Проект новой редакции" w:date="2026-10-14T13:28:00Z"/>
        </w:rPr>
      </w:pPr>
      <w:del w:id="61" w:author="Проект новой редакции" w:date="2026-10-14T13:28:00Z">
        <w:r>
          <w:delText>в) утверждает получение, распоряжение и использование имущества Фонда в целях достижения целей Фонда и для его операционной деятельности;</w:delText>
        </w:r>
      </w:del>
    </w:p>
    <w:p w14:paraId="375DA705" w14:textId="77777777" w:rsidR="00CC7DB7" w:rsidRDefault="000E660D">
      <w:pPr>
        <w:spacing w:after="160"/>
        <w:ind w:firstLine="567"/>
      </w:pPr>
      <w:del w:id="62" w:author="Проект новой редакции" w:date="2026-10-14T13:28:00Z">
        <w:r>
          <w:delText>г</w:delText>
        </w:r>
      </w:del>
      <w:r>
        <w:t>) утверждает годовые отчеты о деятельности Фонда, представляемые Управляющим советом;</w:t>
      </w:r>
    </w:p>
    <w:p w14:paraId="1EDD3958" w14:textId="38FB7FB3" w:rsidR="00CC7DB7" w:rsidRDefault="00873115">
      <w:pPr>
        <w:spacing w:after="160"/>
        <w:ind w:firstLine="567"/>
      </w:pPr>
      <w:ins w:id="63" w:author="Проект новой редакции" w:date="2026-10-14T13:28:00Z">
        <w:r>
          <w:t>б</w:t>
        </w:r>
      </w:ins>
      <w:del w:id="64" w:author="Проект новой редакции" w:date="2026-10-14T13:28:00Z">
        <w:r w:rsidR="000E660D">
          <w:delText>д</w:delText>
        </w:r>
      </w:del>
      <w:r w:rsidR="000E660D">
        <w:t>) определяет стратегических партнеров Фонда, международные организации, учреждения либо иных юридических и физических лиц применительно к целям Фонда;</w:t>
      </w:r>
    </w:p>
    <w:p w14:paraId="27EDA63C" w14:textId="235EB5DE" w:rsidR="00CC7DB7" w:rsidRDefault="00873115">
      <w:pPr>
        <w:spacing w:after="160"/>
        <w:ind w:firstLine="567"/>
      </w:pPr>
      <w:ins w:id="65" w:author="Проект новой редакции" w:date="2026-10-14T13:28:00Z">
        <w:r>
          <w:t>в</w:t>
        </w:r>
      </w:ins>
      <w:del w:id="66" w:author="Проект новой редакции" w:date="2026-10-14T13:28:00Z">
        <w:r w:rsidR="000E660D">
          <w:delText>е</w:delText>
        </w:r>
      </w:del>
      <w:r w:rsidR="000E660D">
        <w:t>) определяет приоритетные направления целей и деятельности Фонда.</w:t>
      </w:r>
    </w:p>
    <w:p w14:paraId="0373D633" w14:textId="77777777" w:rsidR="00CC7DB7" w:rsidRDefault="00873115">
      <w:pPr>
        <w:spacing w:after="160"/>
        <w:ind w:firstLine="567"/>
        <w:rPr>
          <w:ins w:id="67" w:author="Проект новой редакции" w:date="2026-10-14T13:28:00Z"/>
        </w:rPr>
      </w:pPr>
      <w:ins w:id="68" w:author="Проект новой редакции" w:date="2026-10-14T13:28:00Z">
        <w:r>
          <w:t>Утверждение бюджета и политик Фонда, решения о приобретении, распоряжении и использовании основных средств Фонда, а также расходы на операционную деятельность Фонда одобрения Попечительского совета не требуют и осуществляются в порядке пунктов 3.11, 8.4, 8.7 и 14.1.</w:t>
        </w:r>
      </w:ins>
    </w:p>
    <w:p w14:paraId="630F074A" w14:textId="77777777" w:rsidR="00CC7DB7" w:rsidRDefault="000E660D">
      <w:pPr>
        <w:spacing w:after="160"/>
        <w:ind w:firstLine="567"/>
      </w:pPr>
      <w:r>
        <w:t>3.3. Попечительский совет вправе требовать от Управляющего совета отчитываться перед Попечительским советом о том, каким образом Управляющий совет:</w:t>
      </w:r>
    </w:p>
    <w:p w14:paraId="52978443" w14:textId="77777777" w:rsidR="00CC7DB7" w:rsidRDefault="000E660D">
      <w:pPr>
        <w:spacing w:after="160"/>
        <w:ind w:firstLine="567"/>
      </w:pPr>
      <w:r>
        <w:t>а) управлял имуществом Фонда; и</w:t>
      </w:r>
    </w:p>
    <w:p w14:paraId="19B9EB23" w14:textId="77777777" w:rsidR="00CC7DB7" w:rsidRDefault="000E660D">
      <w:pPr>
        <w:spacing w:after="160"/>
        <w:ind w:firstLine="567"/>
      </w:pPr>
      <w:r>
        <w:t>б) действовал в целях достижения целей Фонда.</w:t>
      </w:r>
    </w:p>
    <w:p w14:paraId="0C7E6DAB" w14:textId="77777777" w:rsidR="00CC7DB7" w:rsidRDefault="000E660D">
      <w:pPr>
        <w:spacing w:after="160"/>
        <w:ind w:firstLine="567"/>
      </w:pPr>
      <w:r>
        <w:t>3.4. Попечительский совет не вправе принимать решения по вопросам, которые в соответствии с настоящим Положением относятся к полномочиям Управляющего совета.</w:t>
      </w:r>
    </w:p>
    <w:p w14:paraId="6941E554" w14:textId="77777777" w:rsidR="00CC7DB7" w:rsidRDefault="000E660D">
      <w:pPr>
        <w:spacing w:after="160"/>
        <w:ind w:firstLine="567"/>
      </w:pPr>
      <w:r>
        <w:t>3.5. Верховный попечитель обладает следующими исключительными полномочиями в отношении Фонда:</w:t>
      </w:r>
    </w:p>
    <w:p w14:paraId="2007A7CD" w14:textId="77777777" w:rsidR="00CC7DB7" w:rsidRDefault="000E660D">
      <w:pPr>
        <w:spacing w:after="160"/>
        <w:ind w:firstLine="567"/>
      </w:pPr>
      <w:r>
        <w:t>а) назначать и отстранять членов Управляющего совета;</w:t>
      </w:r>
    </w:p>
    <w:p w14:paraId="0DED201F" w14:textId="77777777" w:rsidR="00CC7DB7" w:rsidRDefault="00873115">
      <w:pPr>
        <w:spacing w:after="160"/>
        <w:ind w:firstLine="567"/>
        <w:rPr>
          <w:ins w:id="69" w:author="Проект новой редакции" w:date="2026-10-14T13:28:00Z"/>
        </w:rPr>
      </w:pPr>
      <w:ins w:id="70" w:author="Проект новой редакции" w:date="2026-10-14T13:28:00Z">
        <w:r>
          <w:lastRenderedPageBreak/>
          <w:t>б) получать уведомления об утверждении и изменении бюджета и политик Фонда, а также о решениях, указанных в подпункте а) пункта 14.1, и возражать против них в порядке пункта 3.11;</w:t>
        </w:r>
      </w:ins>
    </w:p>
    <w:p w14:paraId="60BD269B" w14:textId="77777777" w:rsidR="00CC7DB7" w:rsidRDefault="000E660D">
      <w:pPr>
        <w:spacing w:after="160"/>
        <w:ind w:firstLine="567"/>
        <w:rPr>
          <w:del w:id="71" w:author="Проект новой редакции" w:date="2026-10-14T13:28:00Z"/>
        </w:rPr>
      </w:pPr>
      <w:del w:id="72" w:author="Проект новой редакции" w:date="2026-10-14T13:28:00Z">
        <w:r>
          <w:delText>б) утверждать Средства Фонда по предложению Управляющего совета и с учетом приоритетных направлений, определенных Попечительским советом;</w:delText>
        </w:r>
      </w:del>
    </w:p>
    <w:p w14:paraId="537EFEEB" w14:textId="77777777" w:rsidR="00CC7DB7" w:rsidRDefault="000E660D">
      <w:pPr>
        <w:spacing w:after="160"/>
        <w:ind w:firstLine="567"/>
      </w:pPr>
      <w:r>
        <w:t>в) представлять Фонд на всех уровнях либо делегировать данное полномочие членам Попечительского совета и/или Управляющему совету;</w:t>
      </w:r>
    </w:p>
    <w:p w14:paraId="4A066BD1" w14:textId="5CF60493" w:rsidR="00CC7DB7" w:rsidRDefault="000E660D">
      <w:pPr>
        <w:spacing w:after="160"/>
        <w:ind w:firstLine="567"/>
      </w:pPr>
      <w:r>
        <w:t>г) принимать решение о созыве ежегодных заседаний Попечительского совета</w:t>
      </w:r>
      <w:ins w:id="73" w:author="Проект новой редакции" w:date="2026-10-14T13:28:00Z">
        <w:r w:rsidR="00873115">
          <w:t>;</w:t>
        </w:r>
      </w:ins>
      <w:del w:id="74" w:author="Проект новой редакции" w:date="2026-10-14T13:28:00Z">
        <w:r>
          <w:delText xml:space="preserve"> и/или Управляющего совета;</w:delText>
        </w:r>
      </w:del>
    </w:p>
    <w:p w14:paraId="651A67E6" w14:textId="77777777" w:rsidR="00873115" w:rsidRDefault="000E660D">
      <w:pPr>
        <w:spacing w:after="160"/>
        <w:ind w:firstLine="567"/>
        <w:rPr>
          <w:ins w:id="75" w:author="Проект новой редакции" w:date="2026-10-14T13:28:00Z"/>
        </w:rPr>
      </w:pPr>
      <w:r>
        <w:t>д) осуществлять контроль за эффективностью практик корпоративного управления в Фонде</w:t>
      </w:r>
      <w:ins w:id="76" w:author="Проект новой редакции" w:date="2026-10-14T13:28:00Z">
        <w:r w:rsidR="00873115">
          <w:t>;</w:t>
        </w:r>
      </w:ins>
    </w:p>
    <w:p w14:paraId="4110BCFE" w14:textId="77777777" w:rsidR="00873115" w:rsidRDefault="00873115">
      <w:pPr>
        <w:spacing w:after="160"/>
        <w:ind w:firstLine="567"/>
        <w:rPr>
          <w:ins w:id="77" w:author="Проект новой редакции" w:date="2026-10-14T13:28:00Z"/>
        </w:rPr>
      </w:pPr>
      <w:ins w:id="78" w:author="Проект новой редакции" w:date="2026-10-14T13:28:00Z">
        <w:r>
          <w:t>е) определять и утверждать стратегии развития Фонда;</w:t>
        </w:r>
      </w:ins>
    </w:p>
    <w:p w14:paraId="3A2F3F54" w14:textId="77777777" w:rsidR="00873115" w:rsidRDefault="00873115">
      <w:pPr>
        <w:spacing w:after="160"/>
        <w:ind w:firstLine="567"/>
        <w:rPr>
          <w:ins w:id="79" w:author="Проект новой редакции" w:date="2026-10-14T13:28:00Z"/>
        </w:rPr>
      </w:pPr>
      <w:ins w:id="80" w:author="Проект новой редакции" w:date="2026-10-14T13:28:00Z">
        <w:r>
          <w:t>ж) определять оклады и условия вознаграждения и премирования членов Управляющего совета по предложению Управляющего совета;</w:t>
        </w:r>
      </w:ins>
    </w:p>
    <w:p w14:paraId="419D584D" w14:textId="77777777" w:rsidR="00873115" w:rsidRDefault="00873115">
      <w:pPr>
        <w:spacing w:after="160"/>
        <w:ind w:firstLine="567"/>
        <w:rPr>
          <w:ins w:id="81" w:author="Проект новой редакции" w:date="2026-10-14T13:28:00Z"/>
        </w:rPr>
      </w:pPr>
      <w:ins w:id="82" w:author="Проект новой редакции" w:date="2026-10-14T13:28:00Z">
        <w:r>
          <w:t>з) назначать и отстранять Попечителей Попечительского совета.</w:t>
        </w:r>
      </w:ins>
    </w:p>
    <w:p w14:paraId="4C515332" w14:textId="77777777" w:rsidR="00873115" w:rsidRDefault="00873115">
      <w:pPr>
        <w:spacing w:after="160"/>
        <w:ind w:firstLine="567"/>
        <w:rPr>
          <w:ins w:id="83" w:author="Проект новой редакции" w:date="2026-10-14T13:28:00Z"/>
        </w:rPr>
      </w:pPr>
      <w:ins w:id="84" w:author="Проект новой редакции" w:date="2026-10-14T13:28:00Z">
        <w:r>
          <w:t>3.6. Деятельность Попечительского совета обеспечивается за счет средств Фонда.</w:t>
        </w:r>
      </w:ins>
    </w:p>
    <w:p w14:paraId="66F17B1B" w14:textId="77777777" w:rsidR="00873115" w:rsidRDefault="00873115">
      <w:pPr>
        <w:spacing w:after="160"/>
        <w:ind w:firstLine="567"/>
        <w:rPr>
          <w:ins w:id="85" w:author="Проект новой редакции" w:date="2026-10-14T13:28:00Z"/>
        </w:rPr>
      </w:pPr>
      <w:ins w:id="86" w:author="Проект новой редакции" w:date="2026-10-14T13:28:00Z">
        <w:r>
          <w:t xml:space="preserve">3.7. Оклады, вознаграждение и премии Верховного попечителя и Попечителей определяются коллегиально Попечительским советом и утверждаются на его заседании, а при отсутствии Попечителей </w:t>
        </w:r>
        <w:r w:rsidR="00965796">
          <w:t>–</w:t>
        </w:r>
        <w:r>
          <w:t xml:space="preserve"> Верховным попечителем единолично. Попечительский совет уведомляет Учредителя о принятом решении путем направления протокола заседания.</w:t>
        </w:r>
      </w:ins>
    </w:p>
    <w:p w14:paraId="590CA1C2" w14:textId="77777777" w:rsidR="00873115" w:rsidRDefault="00873115">
      <w:pPr>
        <w:spacing w:after="160"/>
        <w:ind w:firstLine="567"/>
        <w:rPr>
          <w:ins w:id="87" w:author="Проект новой редакции" w:date="2026-10-14T13:28:00Z"/>
        </w:rPr>
      </w:pPr>
      <w:ins w:id="88" w:author="Проект новой редакции" w:date="2026-10-14T13:28:00Z">
        <w:r>
          <w:t>3.8. Пункт 3.7 не распространяется на Верховного попечителя и Попечителей, являющихся политическими или государственными служащими.</w:t>
        </w:r>
      </w:ins>
    </w:p>
    <w:p w14:paraId="54A67F58" w14:textId="77777777" w:rsidR="00873115" w:rsidRDefault="00873115">
      <w:pPr>
        <w:spacing w:after="160"/>
        <w:ind w:firstLine="567"/>
        <w:rPr>
          <w:ins w:id="89" w:author="Проект новой редакции" w:date="2026-10-14T13:28:00Z"/>
        </w:rPr>
      </w:pPr>
      <w:ins w:id="90" w:author="Проект новой редакции" w:date="2026-10-14T13:28:00Z">
        <w:r>
          <w:t>3.9. Попечительский совет по решению Верховного попечителя может иметь секретаря и (или) рабочий орган, обеспечивающий его деятельность.</w:t>
        </w:r>
      </w:ins>
    </w:p>
    <w:p w14:paraId="12703414" w14:textId="77777777" w:rsidR="00873115" w:rsidRDefault="00873115">
      <w:pPr>
        <w:spacing w:after="160"/>
        <w:ind w:firstLine="567"/>
        <w:rPr>
          <w:ins w:id="91" w:author="Проект новой редакции" w:date="2026-10-14T13:28:00Z"/>
        </w:rPr>
      </w:pPr>
      <w:ins w:id="92" w:author="Проект новой редакции" w:date="2026-10-14T13:28:00Z">
        <w:r>
          <w:t>3.10. Вопросы, требующие одобрения, утверждения или согласования Верховного попечителя (Попечительского совета), вносятся Управляющим советом в письменной форме, в том числе по электронной почте, с приложением необходимых материалов. Если в течение 10 (десяти) рабочих дней со дня получения материалов Верховный попечитель (Попечительский совет) не сообщил Управляющему совету о своем решении или о продлении срока рассмотрения, вопрос считается одобренным (утвержденным, согласованным). Срок рассмотрения может быть однократно продлен не более чем на 10 (десять) рабочих дней с письменным уведомлением Управляющего совета. Настоящий пункт не применяется к согласию на внесение изменений в Устав и Положение (подпункт в) пункта 2.1, раздел 15) и к назначению и отстранению членов Управляющего совета (подпункт а) пункта 3.5).</w:t>
        </w:r>
      </w:ins>
    </w:p>
    <w:p w14:paraId="758AA653" w14:textId="77777777" w:rsidR="00873115" w:rsidRDefault="00873115">
      <w:pPr>
        <w:spacing w:after="160"/>
        <w:ind w:firstLine="567"/>
        <w:rPr>
          <w:ins w:id="93" w:author="Проект новой редакции" w:date="2026-10-14T13:28:00Z"/>
        </w:rPr>
      </w:pPr>
      <w:ins w:id="94" w:author="Проект новой редакции" w:date="2026-10-14T13:28:00Z">
        <w:r>
          <w:t xml:space="preserve">3.11. Об утверждении и изменении бюджета и политик Фонда, а также о решениях, указанных в подпункте а) пункта 14.1, Управляющий совет уведомляет Верховного попечителя в течение 5 (пяти) рабочих дней со дня принятия решения с приложением утвержденного документа. Верховный попечитель вправе в течение 10 (десяти) рабочих дней со дня получения уведомления направить Управляющему совету мотивированное письменное возражение. Решение исполняется по истечении указанного срока, если возражение не направлено, либо ранее – при письменном подтверждении Верховного попечителя. При направлении возражения Управляющий совет повторно рассматривает </w:t>
        </w:r>
        <w:r>
          <w:lastRenderedPageBreak/>
          <w:t>вопрос с учетом возражения и уведомляет Верховного попечителя о принятом решении в том же порядке.</w:t>
        </w:r>
      </w:ins>
    </w:p>
    <w:p w14:paraId="736300B9" w14:textId="631BADCB" w:rsidR="00CC7DB7" w:rsidRDefault="00873115">
      <w:pPr>
        <w:spacing w:after="160"/>
        <w:ind w:firstLine="567"/>
      </w:pPr>
      <w:ins w:id="95" w:author="Проект новой редакции" w:date="2026-10-14T13:28:00Z">
        <w:r>
          <w:t>3.12. На период временного отсутствия Верховный попечитель вправе письменно поручить рассмотрение вопросов, указанных в пунктах 3.10 и 3.11, одному из Попечителей. При вакансии должности Верховного попечителя материалы и уведомления, указанные в пунктах 3.10 и 3.11, направляются Попечительскому совету, а при отсутствии Попечителей – Учредителю; сроки и последствия их нерассмотрения определяются пунктами 3.10 и 3.11</w:t>
        </w:r>
      </w:ins>
      <w:r w:rsidR="000E660D">
        <w:t>.</w:t>
      </w:r>
    </w:p>
    <w:p w14:paraId="381FA435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4. ЗАСЕДАНИЯ ПОПЕЧИТЕЛЬСКОГО СОВЕТА</w:t>
      </w:r>
    </w:p>
    <w:p w14:paraId="30EB476B" w14:textId="26F3EB89" w:rsidR="00CC7DB7" w:rsidRDefault="000E660D">
      <w:pPr>
        <w:spacing w:after="160"/>
        <w:ind w:firstLine="567"/>
      </w:pPr>
      <w:r>
        <w:t xml:space="preserve">4.1. Любой член Попечительского совета вправе созвать заседание. Заседание не может состояться, если на нем не присутствует кворум в размере 2/3 членов Попечительского совета (в случае, если члены Попечительского совета еще не назначены, </w:t>
      </w:r>
      <w:r w:rsidR="00FA686F">
        <w:t>–</w:t>
      </w:r>
      <w:r>
        <w:t xml:space="preserve"> единолично Верховным попечителем).</w:t>
      </w:r>
    </w:p>
    <w:p w14:paraId="4D1F9642" w14:textId="77777777" w:rsidR="00CC7DB7" w:rsidRDefault="000E660D">
      <w:pPr>
        <w:spacing w:after="160"/>
        <w:ind w:firstLine="567"/>
      </w:pPr>
      <w:r>
        <w:t>4.2. О заседании Попечительского совета все члены Попечительского совета должны быть уведомлены не менее чем за 14 дней.</w:t>
      </w:r>
    </w:p>
    <w:p w14:paraId="4FD43944" w14:textId="77777777" w:rsidR="00CC7DB7" w:rsidRDefault="000E660D">
      <w:pPr>
        <w:spacing w:after="160"/>
        <w:ind w:firstLine="567"/>
      </w:pPr>
      <w:r>
        <w:t>4.3. В уведомлении о заседании должны быть указаны время и место проведения заседания, а также общий характер вопросов, подлежащих рассмотрению.</w:t>
      </w:r>
    </w:p>
    <w:p w14:paraId="1BA5D6FF" w14:textId="77777777" w:rsidR="00CC7DB7" w:rsidRDefault="000E660D">
      <w:pPr>
        <w:spacing w:after="160"/>
        <w:ind w:firstLine="567"/>
      </w:pPr>
      <w:r>
        <w:t>4.4. Члены Попечительского совета вправе единогласно отказаться от требования об уведомлении о каком-либо заседании.</w:t>
      </w:r>
    </w:p>
    <w:p w14:paraId="4435C0B0" w14:textId="77777777" w:rsidR="00CC7DB7" w:rsidRDefault="000E660D">
      <w:pPr>
        <w:spacing w:after="160"/>
        <w:ind w:firstLine="567"/>
      </w:pPr>
      <w:r>
        <w:t>4.5. Заседание не признается недействительным исключительно по причине непреднамеренного невручения уведомления о заседании либо неполучения такого уведомления лицом, имеющим право на его получение.</w:t>
      </w:r>
    </w:p>
    <w:p w14:paraId="5D2E07C9" w14:textId="77777777" w:rsidR="00CC7DB7" w:rsidRDefault="000E660D">
      <w:pPr>
        <w:spacing w:after="160"/>
        <w:ind w:firstLine="567"/>
      </w:pPr>
      <w:r>
        <w:t>4.6. Любые вопросы, возникающие на заседании, разрешаются большинством голосов, при этом Верховный попечитель обладает правом решающего голоса в случае равенства голосов.</w:t>
      </w:r>
    </w:p>
    <w:p w14:paraId="49EDA0C8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5. НАЗНАЧЕНИЕ И ПРЕКРАЩЕНИЕ ПОЛНОМОЧИЙ ЧЛЕНОВ ПОПЕЧИТЕЛЬСКОГО СОВЕТА</w:t>
      </w:r>
    </w:p>
    <w:p w14:paraId="3C3DEEAD" w14:textId="77777777" w:rsidR="00CC7DB7" w:rsidRDefault="000E660D">
      <w:pPr>
        <w:spacing w:after="160"/>
        <w:ind w:firstLine="567"/>
      </w:pPr>
      <w:r>
        <w:t>5.1. Член Попечительского совета, назначаемый в соответствии с подпунктом (а) раздела 2.1, назначается на следующий срок:</w:t>
      </w:r>
    </w:p>
    <w:p w14:paraId="2EFA2A68" w14:textId="6817A494" w:rsidR="00CC7DB7" w:rsidRDefault="000E660D">
      <w:pPr>
        <w:spacing w:after="160"/>
        <w:ind w:firstLine="567"/>
      </w:pPr>
      <w:r>
        <w:t xml:space="preserve">а) Верховный попечитель </w:t>
      </w:r>
      <w:r w:rsidR="00FA686F">
        <w:t>–</w:t>
      </w:r>
      <w:r>
        <w:t xml:space="preserve"> на срок «6» лет с даты назначения и письменного согласия;</w:t>
      </w:r>
    </w:p>
    <w:p w14:paraId="4E399D2A" w14:textId="355491EE" w:rsidR="00CC7DB7" w:rsidRDefault="000E660D">
      <w:pPr>
        <w:spacing w:after="160"/>
        <w:ind w:firstLine="567"/>
      </w:pPr>
      <w:r>
        <w:t xml:space="preserve">б) Попечитель </w:t>
      </w:r>
      <w:r w:rsidR="00FA686F">
        <w:t>–</w:t>
      </w:r>
      <w:r>
        <w:t xml:space="preserve"> на срок «3» года с даты назначения и письменного согласия.</w:t>
      </w:r>
    </w:p>
    <w:p w14:paraId="134F35BE" w14:textId="77777777" w:rsidR="00CC7DB7" w:rsidRDefault="000E660D">
      <w:pPr>
        <w:spacing w:after="160"/>
        <w:ind w:firstLine="567"/>
      </w:pPr>
      <w:r>
        <w:t>5.2. Член Попечительского совета освобождается от полномочий:</w:t>
      </w:r>
    </w:p>
    <w:p w14:paraId="60CD7990" w14:textId="37E73776" w:rsidR="00CC7DB7" w:rsidRDefault="000E660D">
      <w:pPr>
        <w:spacing w:after="160"/>
        <w:ind w:firstLine="567"/>
      </w:pPr>
      <w:r>
        <w:t>а) в связи с истечением срока назначения Попечителя</w:t>
      </w:r>
      <w:ins w:id="96" w:author="Проект новой редакции" w:date="2026-10-14T13:28:00Z">
        <w:r w:rsidR="00873115">
          <w:t>, в том числе Верховного попечителя</w:t>
        </w:r>
      </w:ins>
      <w:r>
        <w:t>;</w:t>
      </w:r>
    </w:p>
    <w:p w14:paraId="45BD645A" w14:textId="3C47873A" w:rsidR="00CC7DB7" w:rsidRDefault="000E660D">
      <w:pPr>
        <w:spacing w:after="160"/>
        <w:ind w:firstLine="567"/>
      </w:pPr>
      <w:r>
        <w:t xml:space="preserve">б) в соответствии с подпунктом (б) раздела 2.1 </w:t>
      </w:r>
      <w:ins w:id="97" w:author="Проект новой редакции" w:date="2026-10-14T13:28:00Z">
        <w:r w:rsidR="00873115">
          <w:t xml:space="preserve">(Верховный попечитель) либо подпунктом (з) раздела 3.5 (Попечитель) </w:t>
        </w:r>
      </w:ins>
      <w:r>
        <w:t>настоящего Положения;</w:t>
      </w:r>
    </w:p>
    <w:p w14:paraId="0DBF9EC6" w14:textId="1D5C32D1" w:rsidR="00CC7DB7" w:rsidRDefault="000E660D">
      <w:pPr>
        <w:spacing w:after="160"/>
        <w:ind w:firstLine="567"/>
      </w:pPr>
      <w:r>
        <w:t xml:space="preserve">в) вследствие письменной отставки </w:t>
      </w:r>
      <w:ins w:id="98" w:author="Проект новой редакции" w:date="2026-10-14T13:28:00Z">
        <w:r w:rsidR="00873115">
          <w:t xml:space="preserve">Верховного попечителя </w:t>
        </w:r>
        <w:r w:rsidR="00965796">
          <w:t>–</w:t>
        </w:r>
        <w:r w:rsidR="00873115">
          <w:t xml:space="preserve"> </w:t>
        </w:r>
      </w:ins>
      <w:del w:id="99" w:author="Проект новой редакции" w:date="2026-10-14T13:28:00Z">
        <w:r>
          <w:delText xml:space="preserve">Попечителя </w:delText>
        </w:r>
      </w:del>
      <w:r>
        <w:t>путем направления уведомления Учредителю</w:t>
      </w:r>
      <w:ins w:id="100" w:author="Проект новой редакции" w:date="2026-10-14T13:28:00Z">
        <w:r w:rsidR="00873115">
          <w:t xml:space="preserve">, Попечителя </w:t>
        </w:r>
        <w:r w:rsidR="00965796">
          <w:t>–</w:t>
        </w:r>
        <w:r w:rsidR="00873115">
          <w:t xml:space="preserve"> путем направления уведомления Верховному попечителю,</w:t>
        </w:r>
      </w:ins>
      <w:r>
        <w:t xml:space="preserve"> при условии, что </w:t>
      </w:r>
      <w:ins w:id="101" w:author="Проект новой редакции" w:date="2026-10-14T13:28:00Z">
        <w:r w:rsidR="00873115">
          <w:t>замещающее лицо</w:t>
        </w:r>
      </w:ins>
      <w:del w:id="102" w:author="Проект новой редакции" w:date="2026-10-14T13:28:00Z">
        <w:r>
          <w:delText>замещающий Попечитель</w:delText>
        </w:r>
      </w:del>
      <w:r>
        <w:t xml:space="preserve"> будет </w:t>
      </w:r>
      <w:ins w:id="103" w:author="Проект новой редакции" w:date="2026-10-14T13:28:00Z">
        <w:r w:rsidR="00873115">
          <w:t>назначено</w:t>
        </w:r>
      </w:ins>
      <w:del w:id="104" w:author="Проект новой редакции" w:date="2026-10-14T13:28:00Z">
        <w:r>
          <w:delText>назначен</w:delText>
        </w:r>
      </w:del>
      <w:r>
        <w:t xml:space="preserve"> на его место в Попечительском совете с даты такой отставки;</w:t>
      </w:r>
    </w:p>
    <w:p w14:paraId="0B3ACFC0" w14:textId="77777777" w:rsidR="00CC7DB7" w:rsidRDefault="000E660D">
      <w:pPr>
        <w:spacing w:after="160"/>
        <w:ind w:firstLine="567"/>
      </w:pPr>
      <w:r>
        <w:t>г) в соответствии с пунктом 44(1) Регламента;</w:t>
      </w:r>
    </w:p>
    <w:p w14:paraId="6A40A69B" w14:textId="77777777" w:rsidR="00CC7DB7" w:rsidRDefault="000E660D">
      <w:pPr>
        <w:spacing w:after="160"/>
        <w:ind w:firstLine="567"/>
      </w:pPr>
      <w:r>
        <w:lastRenderedPageBreak/>
        <w:t>д) вследствие наличия запрета, установленного Регламентом, на исполнение обязанностей Попечителя.</w:t>
      </w:r>
    </w:p>
    <w:p w14:paraId="4D446871" w14:textId="6F1C5880" w:rsidR="00CC7DB7" w:rsidRDefault="000E660D">
      <w:pPr>
        <w:spacing w:after="160"/>
        <w:ind w:firstLine="567"/>
      </w:pPr>
      <w:r>
        <w:t xml:space="preserve">5.3. </w:t>
      </w:r>
      <w:ins w:id="105" w:author="Проект новой редакции" w:date="2026-10-14T13:28:00Z">
        <w:r w:rsidR="00873115">
          <w:t>Верховный попечитель</w:t>
        </w:r>
      </w:ins>
      <w:del w:id="106" w:author="Проект новой редакции" w:date="2026-10-14T13:28:00Z">
        <w:r>
          <w:delText>Член Попечительского совета</w:delText>
        </w:r>
      </w:del>
      <w:r>
        <w:t xml:space="preserve"> может быть автоматически переназначен на новый срок при наличии письменного одобрения Учредителя</w:t>
      </w:r>
      <w:ins w:id="107" w:author="Проект новой редакции" w:date="2026-10-14T13:28:00Z">
        <w:r w:rsidR="00873115">
          <w:t xml:space="preserve">, Попечитель </w:t>
        </w:r>
        <w:r w:rsidR="00965796">
          <w:t>–</w:t>
        </w:r>
        <w:r w:rsidR="00873115">
          <w:t xml:space="preserve"> при наличии письменного одобрения Верховного попечителя</w:t>
        </w:r>
      </w:ins>
      <w:r>
        <w:t>.</w:t>
      </w:r>
    </w:p>
    <w:p w14:paraId="5467929D" w14:textId="77777777" w:rsidR="00CC7DB7" w:rsidRDefault="000E660D">
      <w:pPr>
        <w:spacing w:after="160"/>
        <w:ind w:firstLine="567"/>
      </w:pPr>
      <w:r>
        <w:t>5.4. Лицо не может быть назначено или переназначено Попечителем либо указано в качестве такового в Реестре, если оно не дало письменного согласия быть Попечителем Фонда.</w:t>
      </w:r>
    </w:p>
    <w:p w14:paraId="24706987" w14:textId="77777777" w:rsidR="00CC7DB7" w:rsidRDefault="000E660D">
      <w:pPr>
        <w:spacing w:after="160"/>
        <w:ind w:firstLine="567"/>
      </w:pPr>
      <w:r>
        <w:t>5.5. Назначение лица Попечителем является ничтожным и не имеет юридической силы, если такое лицо также является членом Управляющего совета Фонда.</w:t>
      </w:r>
    </w:p>
    <w:p w14:paraId="2D7C20DC" w14:textId="77777777" w:rsidR="00CC7DB7" w:rsidRDefault="00873115">
      <w:pPr>
        <w:spacing w:after="160"/>
        <w:ind w:firstLine="567"/>
        <w:rPr>
          <w:ins w:id="108" w:author="Проект новой редакции" w:date="2026-10-14T13:28:00Z"/>
        </w:rPr>
      </w:pPr>
      <w:ins w:id="109" w:author="Проект новой редакции" w:date="2026-10-14T13:28:00Z">
        <w:r>
          <w:t>5.6. Освобождение Верховного попечителя от полномочий не прекращает полномочий Попечителей. До назначения нового Верховного попечителя Попечительский совет действует коллегиально под председательством Попечителя, избранного его членами; исключительные полномочия Верховного попечителя, предусмотренные подпунктами а), е) и з) пункта 3.5, не осуществляются, по остальным вопросам применяется пункт 3.12.</w:t>
        </w:r>
      </w:ins>
    </w:p>
    <w:p w14:paraId="078D2761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6. УПРАВЛЯЮЩИЙ СОВЕТ</w:t>
      </w:r>
    </w:p>
    <w:p w14:paraId="0E05633A" w14:textId="77777777" w:rsidR="00CC7DB7" w:rsidRDefault="00873115">
      <w:pPr>
        <w:spacing w:after="160"/>
        <w:ind w:firstLine="567"/>
        <w:rPr>
          <w:ins w:id="110" w:author="Проект новой редакции" w:date="2026-10-14T13:28:00Z"/>
        </w:rPr>
      </w:pPr>
      <w:ins w:id="111" w:author="Проект новой редакции" w:date="2026-10-14T13:28:00Z">
        <w:r>
          <w:t>6.1. В состав Управляющего совета должны входить как минимум:</w:t>
        </w:r>
      </w:ins>
    </w:p>
    <w:p w14:paraId="4D2C64B7" w14:textId="77777777" w:rsidR="00CC7DB7" w:rsidRDefault="000E660D">
      <w:pPr>
        <w:spacing w:after="160"/>
        <w:ind w:firstLine="567"/>
        <w:rPr>
          <w:del w:id="112" w:author="Проект новой редакции" w:date="2026-10-14T13:28:00Z"/>
        </w:rPr>
      </w:pPr>
      <w:del w:id="113" w:author="Проект новой редакции" w:date="2026-10-14T13:28:00Z">
        <w:r>
          <w:delText>6.1. Управляющий совет должен включать не менее:</w:delText>
        </w:r>
      </w:del>
    </w:p>
    <w:p w14:paraId="7B389730" w14:textId="77777777" w:rsidR="00CC7DB7" w:rsidRDefault="000E660D">
      <w:pPr>
        <w:spacing w:after="160"/>
        <w:ind w:firstLine="567"/>
        <w:rPr>
          <w:ins w:id="114" w:author="Проект новой редакции" w:date="2026-10-14T13:28:00Z"/>
        </w:rPr>
      </w:pPr>
      <w:r>
        <w:t xml:space="preserve">а) </w:t>
      </w:r>
      <w:ins w:id="115" w:author="Проект новой редакции" w:date="2026-10-14T13:28:00Z">
        <w:r w:rsidR="00873115">
          <w:t>Председатель</w:t>
        </w:r>
      </w:ins>
      <w:del w:id="116" w:author="Проект новой редакции" w:date="2026-10-14T13:28:00Z">
        <w:r>
          <w:delText>Председателя</w:delText>
        </w:r>
      </w:del>
      <w:r>
        <w:t xml:space="preserve"> Управляющего совета в должности Главного </w:t>
      </w:r>
      <w:ins w:id="117" w:author="Проект новой редакции" w:date="2026-10-14T13:28:00Z">
        <w:r w:rsidR="00BE0C23">
          <w:t>исполнительного директора</w:t>
        </w:r>
        <w:r w:rsidR="00873115">
          <w:t>;</w:t>
        </w:r>
      </w:ins>
    </w:p>
    <w:p w14:paraId="3B20AE53" w14:textId="1F8B4E43" w:rsidR="00CC7DB7" w:rsidRDefault="00873115">
      <w:pPr>
        <w:spacing w:after="160"/>
        <w:ind w:firstLine="567"/>
      </w:pPr>
      <w:ins w:id="118" w:author="Проект новой редакции" w:date="2026-10-14T13:28:00Z">
        <w:r>
          <w:t xml:space="preserve">б) Член Управляющего совета </w:t>
        </w:r>
        <w:r w:rsidR="00DB1E79">
          <w:t xml:space="preserve">в должности Заместителя </w:t>
        </w:r>
      </w:ins>
      <w:r w:rsidR="000E660D">
        <w:t xml:space="preserve">Главного исполнительного директора </w:t>
      </w:r>
      <w:ins w:id="119" w:author="Проект новой редакции" w:date="2026-10-14T13:28:00Z">
        <w:r w:rsidR="00DB1E79">
          <w:t>по стратегии и проектам;</w:t>
        </w:r>
      </w:ins>
      <w:del w:id="120" w:author="Проект новой редакции" w:date="2026-10-14T13:28:00Z">
        <w:r w:rsidR="000E660D">
          <w:delText>(CEO);</w:delText>
        </w:r>
      </w:del>
    </w:p>
    <w:p w14:paraId="6FCC8AEE" w14:textId="7309CBE4" w:rsidR="00CC7DB7" w:rsidRDefault="00873115">
      <w:pPr>
        <w:spacing w:after="160"/>
        <w:ind w:firstLine="567"/>
        <w:rPr>
          <w:del w:id="121" w:author="Проект новой редакции" w:date="2026-10-14T13:28:00Z"/>
        </w:rPr>
      </w:pPr>
      <w:ins w:id="122" w:author="Проект новой редакции" w:date="2026-10-14T13:28:00Z">
        <w:r>
          <w:t>в) Член Управляющего совета</w:t>
        </w:r>
      </w:ins>
      <w:del w:id="123" w:author="Проект новой редакции" w:date="2026-10-14T13:28:00Z">
        <w:r w:rsidR="000E660D">
          <w:delText>б) Члена Совета</w:delText>
        </w:r>
      </w:del>
      <w:r w:rsidR="000E660D">
        <w:t xml:space="preserve"> в должности </w:t>
      </w:r>
      <w:ins w:id="124" w:author="Проект новой редакции" w:date="2026-10-14T13:28:00Z">
        <w:r>
          <w:t xml:space="preserve">Заместителя </w:t>
        </w:r>
      </w:ins>
      <w:r w:rsidR="000E660D">
        <w:t xml:space="preserve">Главного </w:t>
      </w:r>
      <w:ins w:id="125" w:author="Проект новой редакции" w:date="2026-10-14T13:28:00Z">
        <w:r>
          <w:t>исполнительного</w:t>
        </w:r>
      </w:ins>
      <w:del w:id="126" w:author="Проект новой редакции" w:date="2026-10-14T13:28:00Z">
        <w:r w:rsidR="000E660D">
          <w:delText>юрисконсульта (Chief Legal Officer);</w:delText>
        </w:r>
      </w:del>
    </w:p>
    <w:p w14:paraId="14FAB211" w14:textId="59DFCD8E" w:rsidR="00CC7DB7" w:rsidRDefault="000E660D">
      <w:pPr>
        <w:spacing w:after="160"/>
        <w:ind w:firstLine="567"/>
      </w:pPr>
      <w:del w:id="127" w:author="Проект новой редакции" w:date="2026-10-14T13:28:00Z">
        <w:r>
          <w:delText>в) Члена Совета в должности Главного финансового</w:delText>
        </w:r>
      </w:del>
      <w:r>
        <w:t xml:space="preserve"> директора </w:t>
      </w:r>
      <w:ins w:id="128" w:author="Проект новой редакции" w:date="2026-10-14T13:28:00Z">
        <w:r w:rsidR="00873115">
          <w:t>по административным вопросам.</w:t>
        </w:r>
      </w:ins>
      <w:del w:id="129" w:author="Проект новой редакции" w:date="2026-10-14T13:28:00Z">
        <w:r>
          <w:delText>(Chief Financial Officer);</w:delText>
        </w:r>
      </w:del>
    </w:p>
    <w:p w14:paraId="708DF556" w14:textId="77777777" w:rsidR="00CC7DB7" w:rsidRDefault="000E660D">
      <w:pPr>
        <w:spacing w:after="160"/>
        <w:ind w:firstLine="567"/>
        <w:rPr>
          <w:del w:id="130" w:author="Проект новой редакции" w:date="2026-10-14T13:28:00Z"/>
        </w:rPr>
      </w:pPr>
      <w:del w:id="131" w:author="Проект новой редакции" w:date="2026-10-14T13:28:00Z">
        <w:r>
          <w:delText>г) Члена Совета в должности Руководителя проектного офиса (Head of Project Office).</w:delText>
        </w:r>
      </w:del>
    </w:p>
    <w:p w14:paraId="1109E92B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7. НАЗНАЧЕНИЕ И ПРЕКРАЩЕНИЕ ПОЛНОМОЧИЙ ЧЛЕНОВ СОВЕТА</w:t>
      </w:r>
    </w:p>
    <w:p w14:paraId="4442D317" w14:textId="79DDB7CB" w:rsidR="00CC7DB7" w:rsidRDefault="000E660D">
      <w:pPr>
        <w:spacing w:after="160"/>
        <w:ind w:firstLine="567"/>
      </w:pPr>
      <w:r>
        <w:t xml:space="preserve">7.1. В соответствии с </w:t>
      </w:r>
      <w:ins w:id="132" w:author="Проект новой редакции" w:date="2026-10-14T13:28:00Z">
        <w:r w:rsidR="00873115">
          <w:t>подпунктом (а) раздела 3.</w:t>
        </w:r>
      </w:ins>
      <w:del w:id="133" w:author="Проект новой редакции" w:date="2026-10-14T13:28:00Z">
        <w:r>
          <w:delText xml:space="preserve">разделом </w:delText>
        </w:r>
      </w:del>
      <w:r>
        <w:t>5</w:t>
      </w:r>
      <w:del w:id="134" w:author="Проект новой редакции" w:date="2026-10-14T13:28:00Z">
        <w:r>
          <w:delText>.1</w:delText>
        </w:r>
      </w:del>
      <w:r>
        <w:t xml:space="preserve"> член Управляющего совета назначается на следующий срок:</w:t>
      </w:r>
    </w:p>
    <w:p w14:paraId="52A8E33C" w14:textId="49E0E693" w:rsidR="00CC7DB7" w:rsidRDefault="000E660D">
      <w:pPr>
        <w:spacing w:after="160"/>
        <w:ind w:firstLine="567"/>
      </w:pPr>
      <w:r>
        <w:t xml:space="preserve">а) Председатель Управляющего совета в должности </w:t>
      </w:r>
      <w:r w:rsidRPr="000E660D">
        <w:t>Главного исполнительного директора</w:t>
      </w:r>
      <w:r>
        <w:t xml:space="preserve"> </w:t>
      </w:r>
      <w:r w:rsidR="00FA686F">
        <w:t>–</w:t>
      </w:r>
      <w:r>
        <w:t xml:space="preserve"> на срок «</w:t>
      </w:r>
      <w:ins w:id="135" w:author="Проект новой редакции" w:date="2026-10-14T13:28:00Z">
        <w:r w:rsidR="00873115">
          <w:t>4» года</w:t>
        </w:r>
      </w:ins>
      <w:del w:id="136" w:author="Проект новой редакции" w:date="2026-10-14T13:28:00Z">
        <w:r>
          <w:delText>5» лет</w:delText>
        </w:r>
      </w:del>
      <w:r>
        <w:t xml:space="preserve"> с даты назначения и письменного согласия;</w:t>
      </w:r>
    </w:p>
    <w:p w14:paraId="34225262" w14:textId="0657D91E" w:rsidR="00CC7DB7" w:rsidRDefault="000E660D">
      <w:pPr>
        <w:spacing w:after="160"/>
        <w:ind w:firstLine="567"/>
        <w:rPr>
          <w:del w:id="137" w:author="Проект новой редакции" w:date="2026-10-14T13:28:00Z"/>
        </w:rPr>
      </w:pPr>
      <w:r>
        <w:t xml:space="preserve">б) Член Совета в должности </w:t>
      </w:r>
      <w:ins w:id="138" w:author="Проект новой редакции" w:date="2026-10-14T13:28:00Z">
        <w:r w:rsidR="00DB1E79">
          <w:t xml:space="preserve">Заместителя </w:t>
        </w:r>
      </w:ins>
      <w:r>
        <w:t xml:space="preserve">Главного </w:t>
      </w:r>
      <w:ins w:id="139" w:author="Проект новой редакции" w:date="2026-10-14T13:28:00Z">
        <w:r w:rsidR="00DB1E79">
          <w:t>исполнительного директора по стратегии и проектам</w:t>
        </w:r>
      </w:ins>
      <w:del w:id="140" w:author="Проект новой редакции" w:date="2026-10-14T13:28:00Z">
        <w:r>
          <w:delText>юрисконсульта</w:delText>
        </w:r>
      </w:del>
      <w:r>
        <w:t xml:space="preserve"> </w:t>
      </w:r>
      <w:r w:rsidR="00FA686F">
        <w:t>–</w:t>
      </w:r>
      <w:r>
        <w:t xml:space="preserve"> на срок «</w:t>
      </w:r>
      <w:ins w:id="141" w:author="Проект новой редакции" w:date="2026-10-14T13:28:00Z">
        <w:r w:rsidR="00873115">
          <w:t>2</w:t>
        </w:r>
      </w:ins>
      <w:del w:id="142" w:author="Проект новой редакции" w:date="2026-10-14T13:28:00Z">
        <w:r>
          <w:delText>4» года с даты назначения и письменного согласия;</w:delText>
        </w:r>
      </w:del>
    </w:p>
    <w:p w14:paraId="23BF4E6C" w14:textId="77300EBC" w:rsidR="00CC7DB7" w:rsidRDefault="000E660D">
      <w:pPr>
        <w:spacing w:after="160"/>
        <w:ind w:firstLine="567"/>
      </w:pPr>
      <w:del w:id="143" w:author="Проект новой редакции" w:date="2026-10-14T13:28:00Z">
        <w:r>
          <w:delText xml:space="preserve">в) Член Совета в должности Главного финансового директора </w:delText>
        </w:r>
        <w:r w:rsidR="00FA686F">
          <w:delText>–</w:delText>
        </w:r>
        <w:r>
          <w:delText xml:space="preserve"> на срок «4</w:delText>
        </w:r>
      </w:del>
      <w:r>
        <w:t>» года с даты назначения и письменного согласия;</w:t>
      </w:r>
    </w:p>
    <w:p w14:paraId="7D305062" w14:textId="6812CB17" w:rsidR="00CC7DB7" w:rsidRDefault="00873115">
      <w:pPr>
        <w:spacing w:after="160"/>
        <w:ind w:firstLine="567"/>
      </w:pPr>
      <w:ins w:id="144" w:author="Проект новой редакции" w:date="2026-10-14T13:28:00Z">
        <w:r>
          <w:lastRenderedPageBreak/>
          <w:t>в</w:t>
        </w:r>
      </w:ins>
      <w:del w:id="145" w:author="Проект новой редакции" w:date="2026-10-14T13:28:00Z">
        <w:r w:rsidR="000E660D">
          <w:delText>г</w:delText>
        </w:r>
      </w:del>
      <w:r w:rsidR="000E660D">
        <w:t xml:space="preserve">) Член Совета в должности </w:t>
      </w:r>
      <w:ins w:id="146" w:author="Проект новой редакции" w:date="2026-10-14T13:28:00Z">
        <w:r>
          <w:t>Заместителя Главного исполнительного директора по административным вопросам</w:t>
        </w:r>
      </w:ins>
      <w:del w:id="147" w:author="Проект новой редакции" w:date="2026-10-14T13:28:00Z">
        <w:r w:rsidR="000E660D">
          <w:delText>Руководителя проектного офиса</w:delText>
        </w:r>
      </w:del>
      <w:r w:rsidR="000E660D">
        <w:t xml:space="preserve"> </w:t>
      </w:r>
      <w:r w:rsidR="00FA686F">
        <w:t>–</w:t>
      </w:r>
      <w:r w:rsidR="000E660D">
        <w:t xml:space="preserve"> на срок «</w:t>
      </w:r>
      <w:ins w:id="148" w:author="Проект новой редакции" w:date="2026-10-14T13:28:00Z">
        <w:r>
          <w:t>2</w:t>
        </w:r>
      </w:ins>
      <w:del w:id="149" w:author="Проект новой редакции" w:date="2026-10-14T13:28:00Z">
        <w:r w:rsidR="000E660D">
          <w:delText>4</w:delText>
        </w:r>
      </w:del>
      <w:r w:rsidR="000E660D">
        <w:t>» года с даты назначения и письменного согласия.</w:t>
      </w:r>
    </w:p>
    <w:p w14:paraId="4188C6EC" w14:textId="77777777" w:rsidR="00CC7DB7" w:rsidRDefault="000E660D">
      <w:pPr>
        <w:spacing w:after="160"/>
        <w:ind w:firstLine="567"/>
      </w:pPr>
      <w:r>
        <w:t>7.2. Председатель Управляющего совета вправе предложить Верховному попечителю назначить или отстранить дополнительного члена Управляющего совета в целях достижения целей Фонда, на срок по своему усмотрению.</w:t>
      </w:r>
    </w:p>
    <w:p w14:paraId="3744275F" w14:textId="77777777" w:rsidR="00CC7DB7" w:rsidRDefault="000E660D">
      <w:pPr>
        <w:spacing w:after="160"/>
        <w:ind w:firstLine="567"/>
      </w:pPr>
      <w:r>
        <w:t>7.3. Учредитель или юридическое лицо может быть назначено членом Управляющего совета.</w:t>
      </w:r>
    </w:p>
    <w:p w14:paraId="4CA746F8" w14:textId="77777777" w:rsidR="00CC7DB7" w:rsidRDefault="000E660D">
      <w:pPr>
        <w:spacing w:after="160"/>
        <w:ind w:firstLine="567"/>
      </w:pPr>
      <w:r>
        <w:t>7.4. Лицо не может быть назначено членом Управляющего совета либо указано в качестве такового в Реестре, если оно не дало письменного согласия быть членом Управляющего совета.</w:t>
      </w:r>
    </w:p>
    <w:p w14:paraId="485A81AB" w14:textId="77777777" w:rsidR="00CC7DB7" w:rsidRDefault="000E660D">
      <w:pPr>
        <w:spacing w:after="160"/>
        <w:ind w:firstLine="567"/>
      </w:pPr>
      <w:r>
        <w:t>7.5. Назначение лица членом Управляющего совета является ничтожным и не имеет силы, если такое лицо также является членом Попечительского совета Фонда.</w:t>
      </w:r>
    </w:p>
    <w:p w14:paraId="532D5456" w14:textId="77777777" w:rsidR="00CC7DB7" w:rsidRDefault="000E660D">
      <w:pPr>
        <w:spacing w:after="160"/>
        <w:ind w:firstLine="567"/>
      </w:pPr>
      <w:r>
        <w:t>7.6. Член Управляющего совета освобождается от полномочий:</w:t>
      </w:r>
    </w:p>
    <w:p w14:paraId="0D095192" w14:textId="77777777" w:rsidR="00CC7DB7" w:rsidRDefault="000E660D">
      <w:pPr>
        <w:spacing w:after="160"/>
        <w:ind w:firstLine="567"/>
      </w:pPr>
      <w:r>
        <w:t>а) в связи с истечением срока полномочий члена Совета;</w:t>
      </w:r>
    </w:p>
    <w:p w14:paraId="398AF7DA" w14:textId="77777777" w:rsidR="00CC7DB7" w:rsidRDefault="000E660D">
      <w:pPr>
        <w:spacing w:after="160"/>
        <w:ind w:firstLine="567"/>
      </w:pPr>
      <w:r>
        <w:t>б) вследствие какой-либо нетрудоспособности, лишающей его возможности исполнять функции или обязанности, предусмотренные занимаемой должностью;</w:t>
      </w:r>
    </w:p>
    <w:p w14:paraId="2353274F" w14:textId="77777777" w:rsidR="00CC7DB7" w:rsidRDefault="000E660D">
      <w:pPr>
        <w:spacing w:after="160"/>
        <w:ind w:firstLine="567"/>
      </w:pPr>
      <w:r>
        <w:t>в) вследствие неучастия без уважительной причины в трех последовательных заседаниях Совета;</w:t>
      </w:r>
    </w:p>
    <w:p w14:paraId="4817D59E" w14:textId="34061BE8" w:rsidR="00CC7DB7" w:rsidRDefault="000E660D">
      <w:pPr>
        <w:spacing w:after="160"/>
        <w:ind w:firstLine="567"/>
      </w:pPr>
      <w:r>
        <w:t xml:space="preserve">г) вследствие отстранения в соответствии с подпунктом (а) раздела 3.5 Верховным попечителем либо в соответствии с разделом 7.2 Председателем Управляющего совета в случае существенного нарушения положений раздела </w:t>
      </w:r>
      <w:ins w:id="150" w:author="Проект новой редакции" w:date="2026-10-14T13:28:00Z">
        <w:r w:rsidR="00873115">
          <w:t>8</w:t>
        </w:r>
      </w:ins>
      <w:del w:id="151" w:author="Проект новой редакции" w:date="2026-10-14T13:28:00Z">
        <w:r>
          <w:delText>7</w:delText>
        </w:r>
      </w:del>
      <w:r>
        <w:t xml:space="preserve"> настоящего Положения;</w:t>
      </w:r>
    </w:p>
    <w:p w14:paraId="556AF905" w14:textId="77777777" w:rsidR="00CC7DB7" w:rsidRDefault="000E660D">
      <w:pPr>
        <w:spacing w:after="160"/>
        <w:ind w:firstLine="567"/>
      </w:pPr>
      <w:r>
        <w:t>д) вследствие отставки члена Совета путем направления уведомления Верховному попечителю или Председателю Управляющего совета при условии, что замещающий член Совета будет назначен на его место в Управляющем совете с даты такой отставки;</w:t>
      </w:r>
    </w:p>
    <w:p w14:paraId="03E020DE" w14:textId="77777777" w:rsidR="00CC7DB7" w:rsidRDefault="000E660D">
      <w:pPr>
        <w:spacing w:after="160"/>
        <w:ind w:firstLine="567"/>
      </w:pPr>
      <w:r>
        <w:t>е) вследствие отстранения Судом в соответствии с пунктом 44(1) Регламента;</w:t>
      </w:r>
    </w:p>
    <w:p w14:paraId="48599547" w14:textId="77777777" w:rsidR="00CC7DB7" w:rsidRDefault="000E660D">
      <w:pPr>
        <w:spacing w:after="160"/>
        <w:ind w:firstLine="567"/>
      </w:pPr>
      <w:r>
        <w:t>ж) вследствие наличия запрета, установленного Регламентом, на исполнение обязанностей члена Совета.</w:t>
      </w:r>
    </w:p>
    <w:p w14:paraId="2FC09A36" w14:textId="77777777" w:rsidR="00CC7DB7" w:rsidRDefault="000E660D">
      <w:pPr>
        <w:spacing w:after="160"/>
        <w:ind w:firstLine="567"/>
      </w:pPr>
      <w:r>
        <w:t>7.7. Член Управляющего совета, за исключением члена Совета, назначенного в соответствии с разделом 7.2, может быть автоматически переназначен на новый срок при наличии письменного одобрения Верховного попечителя.</w:t>
      </w:r>
    </w:p>
    <w:p w14:paraId="0AE8E628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8. ПОЛНОМОЧИЯ И ФУНКЦИИ УПРАВЛЯЮЩЕГО СОВЕТА</w:t>
      </w:r>
    </w:p>
    <w:p w14:paraId="23D24C86" w14:textId="77777777" w:rsidR="00CC7DB7" w:rsidRDefault="000E660D">
      <w:pPr>
        <w:spacing w:after="160"/>
        <w:ind w:firstLine="567"/>
      </w:pPr>
      <w:r>
        <w:t>8.1. С учетом положений Регламента, Устава и настоящего Положения управление Фондом осуществляется Управляющим советом. Никакие последующие изменения Устава и Положения не могут признать недействительным какое-либо действие члена Управляющего совета или члена Совета.</w:t>
      </w:r>
    </w:p>
    <w:p w14:paraId="55CE68CD" w14:textId="77777777" w:rsidR="00CC7DB7" w:rsidRDefault="000E660D">
      <w:pPr>
        <w:spacing w:after="160"/>
        <w:ind w:firstLine="567"/>
      </w:pPr>
      <w:r>
        <w:t>8.2. Члены Управляющего совета Фонда:</w:t>
      </w:r>
    </w:p>
    <w:p w14:paraId="6A975C2F" w14:textId="77777777" w:rsidR="00CC7DB7" w:rsidRDefault="000E660D">
      <w:pPr>
        <w:spacing w:after="160"/>
        <w:ind w:firstLine="567"/>
      </w:pPr>
      <w:r>
        <w:t>а) обязаны обеспечивать ведение Управляющим советом точной бухгалтерской отчетности Фонда;</w:t>
      </w:r>
    </w:p>
    <w:p w14:paraId="4BB85D80" w14:textId="696951FE" w:rsidR="00CC7DB7" w:rsidRDefault="000E660D">
      <w:pPr>
        <w:spacing w:after="160"/>
        <w:ind w:firstLine="567"/>
      </w:pPr>
      <w:r>
        <w:t>б) обязаны соблюдать положения Регламента</w:t>
      </w:r>
      <w:ins w:id="152" w:author="Проект новой редакции" w:date="2026-10-14T13:28:00Z">
        <w:r w:rsidR="00873115">
          <w:t xml:space="preserve"> фондов МФЦА</w:t>
        </w:r>
      </w:ins>
      <w:r>
        <w:t>, Устава и Положения;</w:t>
      </w:r>
    </w:p>
    <w:p w14:paraId="7AE7DCF3" w14:textId="77777777" w:rsidR="00CC7DB7" w:rsidRDefault="000E660D">
      <w:pPr>
        <w:spacing w:after="160"/>
        <w:ind w:firstLine="567"/>
      </w:pPr>
      <w:r>
        <w:lastRenderedPageBreak/>
        <w:t>в) обязаны вести дела Фонда в соответствии с его Уставом и Положением, настоящим Регламентом и иным применимым законодательством;</w:t>
      </w:r>
    </w:p>
    <w:p w14:paraId="2C14543C" w14:textId="77777777" w:rsidR="00CC7DB7" w:rsidRDefault="000E660D">
      <w:pPr>
        <w:spacing w:after="160"/>
        <w:ind w:firstLine="567"/>
      </w:pPr>
      <w:r>
        <w:t>г) обязаны действовать добросовестно и честно, руководствуясь наилучшими интересами Фонда;</w:t>
      </w:r>
    </w:p>
    <w:p w14:paraId="22F04250" w14:textId="77777777" w:rsidR="00CC7DB7" w:rsidRDefault="000E660D">
      <w:pPr>
        <w:spacing w:after="160"/>
        <w:ind w:firstLine="567"/>
      </w:pPr>
      <w:r>
        <w:t>д) обязаны проявлять заботливость, добросовестность и умение, которые проявило бы разумно осмотрительное лицо при сопоставимых обстоятельствах; и</w:t>
      </w:r>
    </w:p>
    <w:p w14:paraId="762CB999" w14:textId="77777777" w:rsidR="00CC7DB7" w:rsidRDefault="000E660D">
      <w:pPr>
        <w:spacing w:after="160"/>
        <w:ind w:firstLine="567"/>
      </w:pPr>
      <w:r>
        <w:t>е) обязаны раскрывать любую заинтересованность в сделке Фонда на любом заседании Совета, на котором рассматривается такая сделка.</w:t>
      </w:r>
    </w:p>
    <w:p w14:paraId="2CD907D0" w14:textId="77777777" w:rsidR="00CC7DB7" w:rsidRDefault="000E660D">
      <w:pPr>
        <w:spacing w:after="160"/>
        <w:ind w:firstLine="567"/>
      </w:pPr>
      <w:r>
        <w:t>8.3. Председатель Управляющего совета:</w:t>
      </w:r>
    </w:p>
    <w:p w14:paraId="1D0D7953" w14:textId="77777777" w:rsidR="00CC7DB7" w:rsidRDefault="000E660D">
      <w:pPr>
        <w:spacing w:after="160"/>
        <w:ind w:firstLine="567"/>
      </w:pPr>
      <w:r>
        <w:t>а) обязан осуществлять повседневное управление Фондом и обладает всеми полномочиями представлять Фонд в целях достижения его целей. Такие полномочия включают, помимо прочего, право:</w:t>
      </w:r>
    </w:p>
    <w:p w14:paraId="28F438ED" w14:textId="77777777" w:rsidR="00CC7DB7" w:rsidRDefault="000E660D">
      <w:pPr>
        <w:spacing w:after="100"/>
        <w:ind w:left="867"/>
      </w:pPr>
      <w:r>
        <w:t>(i) вести переговоры, подписывать, заключать все договоры, сделки, соглашения любого рода и характера, а также любые иные полномочия от имени Фонда, с правом расторжения и внесения изменений в такие договоры и соглашения по мере необходимости;</w:t>
      </w:r>
    </w:p>
    <w:p w14:paraId="3C38926C" w14:textId="77777777" w:rsidR="00CC7DB7" w:rsidRDefault="000E660D">
      <w:pPr>
        <w:spacing w:after="100"/>
        <w:ind w:left="867"/>
      </w:pPr>
      <w:r>
        <w:t>(ii) открывать, закрывать и управлять всеми банковскими счетами Фонда, осуществлять все банковские операции от имени Фонда, включая без ограничений право выпускать, подписывать, переводить, получать займы с обеспечением или без такового, банковские услуги и банковские гарантии, а также заполнять и подписывать все заявления и документы, необходимые для осуществления целей Фонда;</w:t>
      </w:r>
    </w:p>
    <w:p w14:paraId="61560728" w14:textId="7D202BCD" w:rsidR="00CC7DB7" w:rsidRDefault="00873115">
      <w:pPr>
        <w:spacing w:after="100"/>
        <w:ind w:left="867"/>
      </w:pPr>
      <w:ins w:id="153" w:author="Проект новой редакции" w:date="2026-10-14T13:28:00Z">
        <w:r>
          <w:t>(iii) утверждать штатное расписание работников Фонда,</w:t>
        </w:r>
      </w:ins>
      <w:del w:id="154" w:author="Проект новой редакции" w:date="2026-10-14T13:28:00Z">
        <w:r w:rsidR="000E660D">
          <w:delText>(iii)</w:delText>
        </w:r>
      </w:del>
      <w:r w:rsidR="000E660D">
        <w:t xml:space="preserve"> нанимать всех работников, консультантов, необходимых Фонду, определять их оклады, льготы, вознаграждения</w:t>
      </w:r>
      <w:ins w:id="155" w:author="Проект новой редакции" w:date="2026-10-14T13:28:00Z">
        <w:r>
          <w:t>, премии</w:t>
        </w:r>
      </w:ins>
      <w:r w:rsidR="000E660D">
        <w:t xml:space="preserve"> и условия трудоустройства, а также право прекращать их услуги</w:t>
      </w:r>
      <w:ins w:id="156" w:author="Проект новой редакции" w:date="2026-10-14T13:28:00Z">
        <w:r>
          <w:t>. Указанные решения в отношении работников, не являющихся членами Управляющего совета, принимаются Председателем Управляющего совета единолично в пределах утвержденного бюджета Фонда и не требуют одобрения Верховного попечителя или Попечительского совета</w:t>
        </w:r>
      </w:ins>
      <w:r w:rsidR="000E660D">
        <w:t>;</w:t>
      </w:r>
    </w:p>
    <w:p w14:paraId="563D526E" w14:textId="77777777" w:rsidR="00CC7DB7" w:rsidRDefault="000E660D">
      <w:pPr>
        <w:spacing w:after="100"/>
        <w:ind w:left="867"/>
        <w:rPr>
          <w:ins w:id="157" w:author="Проект новой редакции" w:date="2026-10-14T13:28:00Z"/>
        </w:rPr>
      </w:pPr>
      <w:r>
        <w:t xml:space="preserve">(iv) подписывать </w:t>
      </w:r>
      <w:ins w:id="158" w:author="Проект новой редакции" w:date="2026-10-14T13:28:00Z">
        <w:r w:rsidR="00873115">
          <w:t>трудовые договоры с Верховным попечителем и Попечителями Попечительского совета;</w:t>
        </w:r>
      </w:ins>
    </w:p>
    <w:p w14:paraId="3C5D8623" w14:textId="099022A7" w:rsidR="00CC7DB7" w:rsidRDefault="00873115">
      <w:pPr>
        <w:spacing w:after="100"/>
        <w:ind w:left="867"/>
      </w:pPr>
      <w:ins w:id="159" w:author="Проект новой редакции" w:date="2026-10-14T13:28:00Z">
        <w:r>
          <w:t xml:space="preserve">(v) подписывать </w:t>
        </w:r>
      </w:ins>
      <w:r w:rsidR="000E660D">
        <w:t>меморандумы о взаимопонимании на условиях по своему усмотрению;</w:t>
      </w:r>
    </w:p>
    <w:p w14:paraId="6AEFC92D" w14:textId="798E083A" w:rsidR="00CC7DB7" w:rsidRDefault="000E660D">
      <w:pPr>
        <w:spacing w:after="100"/>
        <w:ind w:left="867"/>
      </w:pPr>
      <w:r>
        <w:t>(</w:t>
      </w:r>
      <w:ins w:id="160" w:author="Проект новой редакции" w:date="2026-10-14T13:28:00Z">
        <w:r w:rsidR="00873115">
          <w:t>vi</w:t>
        </w:r>
      </w:ins>
      <w:del w:id="161" w:author="Проект новой редакции" w:date="2026-10-14T13:28:00Z">
        <w:r>
          <w:delText>v</w:delText>
        </w:r>
      </w:del>
      <w:r>
        <w:t>) от имени Фонда предъявлять требования, налагать взыскание на имущество должников, передавать споры в арбитраж, назначать консультантов; и</w:t>
      </w:r>
    </w:p>
    <w:p w14:paraId="0C05A2BC" w14:textId="58DE95AD" w:rsidR="00CC7DB7" w:rsidRDefault="000E660D">
      <w:pPr>
        <w:spacing w:after="100"/>
        <w:ind w:left="867"/>
      </w:pPr>
      <w:r>
        <w:t>(</w:t>
      </w:r>
      <w:ins w:id="162" w:author="Проект новой редакции" w:date="2026-10-14T13:28:00Z">
        <w:r w:rsidR="00873115">
          <w:t>vii</w:t>
        </w:r>
      </w:ins>
      <w:del w:id="163" w:author="Проект новой редакции" w:date="2026-10-14T13:28:00Z">
        <w:r>
          <w:delText>vi</w:delText>
        </w:r>
      </w:del>
      <w:r>
        <w:t>) осуществлять все юридические действия по защите интересов Фонда в качестве истца или ответчика либо стороны арбитражного разбирательства или иным образом.</w:t>
      </w:r>
    </w:p>
    <w:p w14:paraId="4F40C29D" w14:textId="5EA44927" w:rsidR="00CC7DB7" w:rsidRDefault="000E660D">
      <w:pPr>
        <w:spacing w:after="160"/>
        <w:ind w:firstLine="567"/>
      </w:pPr>
      <w:r>
        <w:t xml:space="preserve">8.4. </w:t>
      </w:r>
      <w:del w:id="164" w:author="Проект новой редакции" w:date="2026-10-14T13:28:00Z">
        <w:r>
          <w:delText xml:space="preserve">В соответствии с подпунктами (б) и (е) раздела 3.3 </w:delText>
        </w:r>
      </w:del>
      <w:r>
        <w:t xml:space="preserve">Управляющий совет </w:t>
      </w:r>
      <w:ins w:id="165" w:author="Проект новой редакции" w:date="2026-10-14T13:28:00Z">
        <w:r w:rsidR="00873115">
          <w:t>утверждает бюджет</w:t>
        </w:r>
      </w:ins>
      <w:del w:id="166" w:author="Проект новой редакции" w:date="2026-10-14T13:28:00Z">
        <w:r>
          <w:delText>предлагает Верховному попечителю на утверждение Средства</w:delText>
        </w:r>
      </w:del>
      <w:r>
        <w:t xml:space="preserve"> Фонда, </w:t>
      </w:r>
      <w:ins w:id="167" w:author="Проект новой редакции" w:date="2026-10-14T13:28:00Z">
        <w:r w:rsidR="00873115">
          <w:t>необходимый</w:t>
        </w:r>
      </w:ins>
      <w:del w:id="168" w:author="Проект новой редакции" w:date="2026-10-14T13:28:00Z">
        <w:r>
          <w:delText>необходимые</w:delText>
        </w:r>
      </w:del>
      <w:r>
        <w:t xml:space="preserve"> для его деятельности и достижения его целей, </w:t>
      </w:r>
      <w:ins w:id="169" w:author="Проект новой редакции" w:date="2026-10-14T13:28:00Z">
        <w:r w:rsidR="00873115">
          <w:t>с учетом приоритетных направлений, определенных Попечительским советом, и уведомляет Верховного попечителя в порядке пункта 3.11. До вступления в силу бюджета Фонда на очередной финансовый год расходы осуществляются в пределах бюджета предыдущего года. Оклады</w:t>
        </w:r>
      </w:ins>
      <w:del w:id="170" w:author="Проект новой редакции" w:date="2026-10-14T13:28:00Z">
        <w:r>
          <w:delText>а также оклады</w:delText>
        </w:r>
      </w:del>
      <w:r>
        <w:t xml:space="preserve"> членов Управляющего совета</w:t>
      </w:r>
      <w:ins w:id="171" w:author="Проект новой редакции" w:date="2026-10-14T13:28:00Z">
        <w:r w:rsidR="00873115">
          <w:t xml:space="preserve"> Управляющий совет </w:t>
        </w:r>
        <w:r w:rsidR="00873115">
          <w:lastRenderedPageBreak/>
          <w:t>предлагает Верховному попечителю на утверждение в соответствии с подпунктом (ж) раздела 3.5</w:t>
        </w:r>
      </w:ins>
      <w:r>
        <w:t>.</w:t>
      </w:r>
    </w:p>
    <w:p w14:paraId="0276E358" w14:textId="77777777" w:rsidR="00CC7DB7" w:rsidRDefault="000E660D">
      <w:pPr>
        <w:spacing w:after="160"/>
        <w:ind w:firstLine="567"/>
      </w:pPr>
      <w:r>
        <w:t>8.5. Управляющий совет не вправе отчуждать, обременять или уступать имущество, переданное Фонду.</w:t>
      </w:r>
    </w:p>
    <w:p w14:paraId="25FC666F" w14:textId="77777777" w:rsidR="00CC7DB7" w:rsidRDefault="000E660D">
      <w:pPr>
        <w:spacing w:after="160"/>
        <w:ind w:firstLine="567"/>
      </w:pPr>
      <w:r>
        <w:t>8.6. Управляющий совет вправе принимать взносы в Фонд от Учредителя или иного Контрибьютора в форме Имущества на условиях, которые могут быть согласованы между Фондом и контрибьютором.</w:t>
      </w:r>
    </w:p>
    <w:p w14:paraId="5F974252" w14:textId="77777777" w:rsidR="00873115" w:rsidRDefault="00873115">
      <w:pPr>
        <w:spacing w:after="160"/>
        <w:ind w:firstLine="567"/>
        <w:rPr>
          <w:ins w:id="172" w:author="Проект новой редакции" w:date="2026-10-14T13:28:00Z"/>
        </w:rPr>
      </w:pPr>
      <w:ins w:id="173" w:author="Проект новой редакции" w:date="2026-10-14T13:28:00Z">
        <w:r>
          <w:t>8.7. Управляющий совет утверждает политики, правила, порядки, инструкции и иные внутренние документы Фонда, за исключением стратегии развития Фонда, утверждаемой Верховным попечителем в соответствии с подпунктом (е) пункта 3.5. Об утверждении и изменении политик Фонда Управляющий совет уведомляет Верховного попечителя в порядке пункта 3.11.</w:t>
        </w:r>
      </w:ins>
    </w:p>
    <w:p w14:paraId="48D825DF" w14:textId="77777777" w:rsidR="00873115" w:rsidRDefault="00873115">
      <w:pPr>
        <w:spacing w:after="160"/>
        <w:ind w:firstLine="567"/>
        <w:rPr>
          <w:ins w:id="174" w:author="Проект новой редакции" w:date="2026-10-14T13:28:00Z"/>
        </w:rPr>
      </w:pPr>
      <w:ins w:id="175" w:author="Проект новой редакции" w:date="2026-10-14T13:28:00Z">
        <w:r>
          <w:t>8.8. Управляющий совет принимает решения о включении в структуру Фонда подразделений и консультативно-совещательных органов, в том числе Учебного центра и Экспертного совета, и утверждает положения о них.</w:t>
        </w:r>
      </w:ins>
    </w:p>
    <w:p w14:paraId="2731ACF0" w14:textId="77777777" w:rsidR="00CC7DB7" w:rsidRDefault="00873115">
      <w:pPr>
        <w:spacing w:after="160"/>
        <w:ind w:firstLine="567"/>
        <w:rPr>
          <w:ins w:id="176" w:author="Проект новой редакции" w:date="2026-10-14T13:28:00Z"/>
        </w:rPr>
      </w:pPr>
      <w:ins w:id="177" w:author="Проект новой редакции" w:date="2026-10-14T13:28:00Z">
        <w:r>
          <w:t xml:space="preserve">8.9. В период временного отсутствия Председателя Управляющего совета (отпуск, болезнь, командировка и иные случаи) его обязанности исполняет член Управляющего совета, назначенный приказом Председателя Управляющего совета, а при отсутствии такого приказа </w:t>
        </w:r>
        <w:r w:rsidR="00965796">
          <w:t>–</w:t>
        </w:r>
        <w:r>
          <w:t xml:space="preserve"> </w:t>
        </w:r>
        <w:r w:rsidR="00DB1E79">
          <w:t>Заместитель Главного исполнительного директора по стратегии и проектам (подпункт б) пункта 6.1)</w:t>
        </w:r>
        <w:r>
          <w:t>. Полномочия по распоряжению банковскими счетами и подписанию договоров осуществляются исполняющим обязанности на основании доверенности.</w:t>
        </w:r>
      </w:ins>
    </w:p>
    <w:p w14:paraId="5EF28465" w14:textId="37C42D42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9. ВОЗНАГРАЖДЕНИЕ И РАСХОДЫ ЧЛЕНОВ </w:t>
      </w:r>
      <w:ins w:id="178" w:author="Проект новой редакции" w:date="2026-10-14T13:28:00Z">
        <w:r w:rsidR="00873115">
          <w:rPr>
            <w:b/>
            <w:bCs/>
            <w:sz w:val="26"/>
            <w:szCs w:val="26"/>
          </w:rPr>
          <w:t>СОВЕТОВ</w:t>
        </w:r>
      </w:ins>
      <w:del w:id="179" w:author="Проект новой редакции" w:date="2026-10-14T13:28:00Z">
        <w:r>
          <w:rPr>
            <w:b/>
            <w:bCs/>
            <w:sz w:val="26"/>
            <w:szCs w:val="26"/>
          </w:rPr>
          <w:delText>СОВЕТА</w:delText>
        </w:r>
      </w:del>
    </w:p>
    <w:p w14:paraId="18CDFFE5" w14:textId="23905ED7" w:rsidR="00CC7DB7" w:rsidRDefault="000E660D">
      <w:pPr>
        <w:spacing w:after="160"/>
        <w:ind w:firstLine="567"/>
      </w:pPr>
      <w:r>
        <w:t>Члены</w:t>
      </w:r>
      <w:del w:id="180" w:author="Проект новой редакции" w:date="2026-10-14T13:28:00Z">
        <w:r>
          <w:delText xml:space="preserve"> Попечительского совета и</w:delText>
        </w:r>
      </w:del>
      <w:r>
        <w:t xml:space="preserve"> Управляющего совета получают оклады и вознаграждение с одобрения Верховного попечителя</w:t>
      </w:r>
      <w:ins w:id="181" w:author="Проект новой редакции" w:date="2026-10-14T13:28:00Z">
        <w:r w:rsidR="00873115">
          <w:t xml:space="preserve"> в соответствии с подпунктом (ж) раздела 3.5</w:t>
        </w:r>
      </w:ins>
      <w:r>
        <w:t xml:space="preserve">, за исключением случая, предусмотренного разделом </w:t>
      </w:r>
      <w:ins w:id="182" w:author="Проект новой редакции" w:date="2026-10-14T13:28:00Z">
        <w:r w:rsidR="00873115">
          <w:t>7</w:t>
        </w:r>
      </w:ins>
      <w:del w:id="183" w:author="Проект новой редакции" w:date="2026-10-14T13:28:00Z">
        <w:r>
          <w:delText>6</w:delText>
        </w:r>
      </w:del>
      <w:r>
        <w:t>.2, оформленного в письменном виде соответствующим решением</w:t>
      </w:r>
      <w:ins w:id="184" w:author="Проект новой редакции" w:date="2026-10-14T13:28:00Z">
        <w:r w:rsidR="00873115">
          <w:t>. Вознаграждение членов Попечительского совета определяется в соответствии с пунктами 3.7 и 3.8. Членам Попечительского и Управляющего советов</w:t>
        </w:r>
      </w:ins>
      <w:del w:id="185" w:author="Проект новой редакции" w:date="2026-10-14T13:28:00Z">
        <w:r>
          <w:delText>, и им</w:delText>
        </w:r>
      </w:del>
      <w:r>
        <w:t xml:space="preserve"> возмещаются все расходы, понесенные в связи с исполнением своих обязанностей.</w:t>
      </w:r>
    </w:p>
    <w:p w14:paraId="31DEA891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10. ЗАСЕДАНИЯ УПРАВЛЯЮЩЕГО СОВЕТА</w:t>
      </w:r>
    </w:p>
    <w:p w14:paraId="45F59B3E" w14:textId="77777777" w:rsidR="00CC7DB7" w:rsidRDefault="000E660D">
      <w:pPr>
        <w:spacing w:after="160"/>
        <w:ind w:firstLine="567"/>
      </w:pPr>
      <w:r>
        <w:t>10.1. Любой член Управляющего совета вправе созвать заседание Совета.</w:t>
      </w:r>
    </w:p>
    <w:p w14:paraId="7A5167D2" w14:textId="77777777" w:rsidR="00CC7DB7" w:rsidRDefault="000E660D">
      <w:pPr>
        <w:spacing w:after="160"/>
        <w:ind w:firstLine="567"/>
      </w:pPr>
      <w:r>
        <w:t>10.2. С учетом Регламента о заседании Совета все члены Совета должны быть уведомлены не менее чем за 14 дней.</w:t>
      </w:r>
    </w:p>
    <w:p w14:paraId="2008DC60" w14:textId="77777777" w:rsidR="00CC7DB7" w:rsidRDefault="000E660D">
      <w:pPr>
        <w:spacing w:after="160"/>
        <w:ind w:firstLine="567"/>
      </w:pPr>
      <w:r>
        <w:t>10.3. В уведомлении о заседании должны быть указаны время и место проведения заседания, а также общий характер вопросов, подлежащих рассмотрению.</w:t>
      </w:r>
    </w:p>
    <w:p w14:paraId="0EFB16BC" w14:textId="77777777" w:rsidR="00CC7DB7" w:rsidRDefault="000E660D">
      <w:pPr>
        <w:spacing w:after="160"/>
        <w:ind w:firstLine="567"/>
      </w:pPr>
      <w:r>
        <w:t>10.4. Члены Совета вправе единогласно отказаться от требования об уведомлении о каком-либо заседании.</w:t>
      </w:r>
    </w:p>
    <w:p w14:paraId="51A3E531" w14:textId="77777777" w:rsidR="00CC7DB7" w:rsidRDefault="000E660D">
      <w:pPr>
        <w:spacing w:after="160"/>
        <w:ind w:firstLine="567"/>
      </w:pPr>
      <w:r>
        <w:t>10.5. Заседание не признается недействительным исключительно по причине непреднамеренного невручения уведомления о заседании либо неполучения такого уведомления лицом, имеющим право на его получение.</w:t>
      </w:r>
    </w:p>
    <w:p w14:paraId="179C59CD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11. ПОРЯДОК РАБОТЫ СОВЕТА</w:t>
      </w:r>
    </w:p>
    <w:p w14:paraId="642DCE82" w14:textId="77777777" w:rsidR="00CC7DB7" w:rsidRDefault="000E660D">
      <w:pPr>
        <w:spacing w:after="160"/>
        <w:ind w:firstLine="567"/>
      </w:pPr>
      <w:r>
        <w:t>11.1. С учетом положений настоящего Положения члены Управляющего совета вправе самостоятельно регулировать порядок своей работы по своему усмотрению. Заседание не может состояться при отсутствии кворума (2/3 членов Управляющего совета).</w:t>
      </w:r>
      <w:del w:id="186" w:author="Проект новой редакции" w:date="2026-10-14T13:28:00Z">
        <w:r>
          <w:delText xml:space="preserve"> Кворум составляет большинство лиц, имеющих право голоса.</w:delText>
        </w:r>
      </w:del>
    </w:p>
    <w:p w14:paraId="4C58448A" w14:textId="77777777" w:rsidR="00CC7DB7" w:rsidRDefault="000E660D">
      <w:pPr>
        <w:spacing w:after="160"/>
        <w:ind w:firstLine="567"/>
      </w:pPr>
      <w:r>
        <w:t>11.2. Если кворум отсутствует, заседание переносится на место и время, определяемые Председателем Управляющего совета. Если в ходе заседания кворум перестает быть соблюденным, заседание переносится на место и время, определяемые присутствующими членами Совета.</w:t>
      </w:r>
    </w:p>
    <w:p w14:paraId="714A50E0" w14:textId="77777777" w:rsidR="00CC7DB7" w:rsidRDefault="000E660D">
      <w:pPr>
        <w:spacing w:after="160"/>
        <w:ind w:firstLine="567"/>
      </w:pPr>
      <w:r>
        <w:t>11.3. Заседание ведет Председатель. Если Председатель отсутствует или не готов вести заседание в течение пятнадцати минут с установленного времени начала заседания и при отсутствии назначенного лица, заседание ведет иной член Совета, избранный остальными присутствующими членами Совета.</w:t>
      </w:r>
    </w:p>
    <w:p w14:paraId="4B0D8D0C" w14:textId="637B47DA" w:rsidR="00CC7DB7" w:rsidRDefault="000E660D">
      <w:pPr>
        <w:spacing w:after="160"/>
        <w:ind w:firstLine="567"/>
      </w:pPr>
      <w:r>
        <w:t xml:space="preserve">11.4. Председатель вправе объявить перерыв в заседании с согласия большинства голосов присутствующих на заседании. На возобновленном заседании не рассматриваются вопросы, помимо тех, которые могли быть рассмотрены на заседании, если бы перерыв не был объявлен. Уведомление о возобновленном заседании не требуется, за исключением случая, когда перерыв составляет четырнадцать дней или более, </w:t>
      </w:r>
      <w:r w:rsidR="00FA686F">
        <w:t>–</w:t>
      </w:r>
      <w:r>
        <w:t xml:space="preserve"> в таком случае уведомление направляется не менее чем за семь дней с указанием времени и места возобновленного заседания и общего характера вопросов, подлежащих рассмотрению.</w:t>
      </w:r>
    </w:p>
    <w:p w14:paraId="61E8DFF2" w14:textId="77777777" w:rsidR="00CC7DB7" w:rsidRDefault="000E660D">
      <w:pPr>
        <w:spacing w:after="160"/>
        <w:ind w:firstLine="567"/>
      </w:pPr>
      <w:r>
        <w:t>11.5. Любые вопросы, возникающие на заседании, разрешаются большинством голосов, при этом Председатель обладает правом решающего голоса в случае равенства голосов.</w:t>
      </w:r>
    </w:p>
    <w:p w14:paraId="3DE437E8" w14:textId="77777777" w:rsidR="00CC7DB7" w:rsidRDefault="000E660D">
      <w:pPr>
        <w:spacing w:after="160"/>
        <w:ind w:firstLine="567"/>
      </w:pPr>
      <w:r>
        <w:t>11.6. Все действия, совершенные на заседании Управляющего совета, признаются действительными.</w:t>
      </w:r>
    </w:p>
    <w:p w14:paraId="774195D2" w14:textId="77777777" w:rsidR="00CC7DB7" w:rsidRDefault="000E660D">
      <w:pPr>
        <w:spacing w:after="160"/>
        <w:ind w:firstLine="567"/>
      </w:pPr>
      <w:r>
        <w:t>11.7. Член Управляющего совета не вправе голосовать на заседании по какому-либо решению, касающемуся вопроса, в котором он имеет прямую или косвенную заинтересованность. Для целей настоящего пункта заинтересованность члена Совета включает заинтересованность любого лица, связанного с членом Совета.</w:t>
      </w:r>
    </w:p>
    <w:p w14:paraId="2A1D91A0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12. ПРОТОКОЛЫ</w:t>
      </w:r>
    </w:p>
    <w:p w14:paraId="4B68762D" w14:textId="77777777" w:rsidR="00CC7DB7" w:rsidRDefault="000E660D">
      <w:pPr>
        <w:spacing w:after="160"/>
        <w:ind w:firstLine="567"/>
      </w:pPr>
      <w:r>
        <w:t>12.1. Совет обязан обеспечивать ведение протоколов для фиксации:</w:t>
      </w:r>
    </w:p>
    <w:p w14:paraId="018A6808" w14:textId="77777777" w:rsidR="00CC7DB7" w:rsidRDefault="000E660D">
      <w:pPr>
        <w:spacing w:after="160"/>
        <w:ind w:firstLine="567"/>
      </w:pPr>
      <w:r>
        <w:t>а) всех назначений должностных лиц, произведенных Советом; и</w:t>
      </w:r>
    </w:p>
    <w:p w14:paraId="35C5998E" w14:textId="77777777" w:rsidR="00CC7DB7" w:rsidRDefault="000E660D">
      <w:pPr>
        <w:spacing w:after="160"/>
        <w:ind w:firstLine="567"/>
      </w:pPr>
      <w:r>
        <w:t>б) всех решений, принятых на заседаниях Совета, и комитетов Совета, включая имена присутствовавших на каждом таком заседании членов Совета.</w:t>
      </w:r>
    </w:p>
    <w:p w14:paraId="78A09B39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13. СЕКРЕТАРЬ</w:t>
      </w:r>
    </w:p>
    <w:p w14:paraId="446FDFAE" w14:textId="77777777" w:rsidR="00CC7DB7" w:rsidRDefault="000E660D">
      <w:pPr>
        <w:spacing w:after="160"/>
        <w:ind w:firstLine="567"/>
      </w:pPr>
      <w:r>
        <w:t>Председатель Управляющего совета вправе (но не обязан) назначить и освободить от должности секретаря и определяет условия, вознаграждение и порядок такого назначения.</w:t>
      </w:r>
    </w:p>
    <w:p w14:paraId="12E4E75D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14. ИМУЩЕСТВО И ДОХОД ФОНДА</w:t>
      </w:r>
    </w:p>
    <w:p w14:paraId="728C8365" w14:textId="77777777" w:rsidR="00CC7DB7" w:rsidRDefault="000E660D">
      <w:pPr>
        <w:spacing w:after="160"/>
        <w:ind w:firstLine="567"/>
      </w:pPr>
      <w:r>
        <w:t>14.1. Средства и Имущество Фонда находятся под контролем Управляющего совета. Управляющий совет вправе</w:t>
      </w:r>
      <w:del w:id="187" w:author="Проект новой редакции" w:date="2026-10-14T13:28:00Z">
        <w:r>
          <w:delText>, с одобрения Верховного попечителя</w:delText>
        </w:r>
      </w:del>
      <w:r>
        <w:t>:</w:t>
      </w:r>
    </w:p>
    <w:p w14:paraId="1399A4C4" w14:textId="74932DD4" w:rsidR="00CC7DB7" w:rsidRDefault="000E660D">
      <w:pPr>
        <w:spacing w:after="160"/>
        <w:ind w:firstLine="567"/>
      </w:pPr>
      <w:r>
        <w:t>а) определять порядок применения и использования имущества Фонда;</w:t>
      </w:r>
      <w:ins w:id="188" w:author="Проект новой редакции" w:date="2026-10-14T13:28:00Z">
        <w:r w:rsidR="00873115">
          <w:t xml:space="preserve"> решения о приобретении, распоряжении и использовании основных средств Фонда стоимостью свыше восьмитысячекратного размера месячного расчетного показателя, установленного на соответствующий финансовый год, принимаются Управляющим советом с уведомлением Верховного попечителя в порядке пункта 3.11;</w:t>
        </w:r>
      </w:ins>
    </w:p>
    <w:p w14:paraId="0852BC69" w14:textId="4D52190C" w:rsidR="00CC7DB7" w:rsidRDefault="00873115">
      <w:pPr>
        <w:spacing w:after="160"/>
        <w:ind w:firstLine="567"/>
      </w:pPr>
      <w:ins w:id="189" w:author="Проект новой редакции" w:date="2026-10-14T13:28:00Z">
        <w:r>
          <w:t>б) с одобрения Верховного попечителя</w:t>
        </w:r>
      </w:ins>
      <w:del w:id="190" w:author="Проект новой редакции" w:date="2026-10-14T13:28:00Z">
        <w:r w:rsidR="000E660D">
          <w:delText>б)</w:delText>
        </w:r>
      </w:del>
      <w:r w:rsidR="000E660D">
        <w:t xml:space="preserve"> определять, распределяется ли чистый доход от Средств Фонда ежегодно в целях достижения целей и функций Фонда, включая премии членам Управляющего совета.</w:t>
      </w:r>
    </w:p>
    <w:p w14:paraId="6197C516" w14:textId="77777777" w:rsidR="00CC7DB7" w:rsidRDefault="00873115">
      <w:pPr>
        <w:spacing w:after="160"/>
        <w:ind w:firstLine="567"/>
        <w:rPr>
          <w:ins w:id="191" w:author="Проект новой редакции" w:date="2026-10-14T13:28:00Z"/>
        </w:rPr>
      </w:pPr>
      <w:ins w:id="192" w:author="Проект новой редакции" w:date="2026-10-14T13:28:00Z">
        <w:r>
          <w:t>Расходы на операционную деятельность Фонда, а также приобретение, распоряжение и использование основных средств стоимостью до размера, указанного в подпункте а) настоящего пункта, в пределах утвержденного бюджета Фонда производятся по решению Председателя Управляющего совета без согласования с Верховным попечителем.</w:t>
        </w:r>
      </w:ins>
    </w:p>
    <w:p w14:paraId="6912CD60" w14:textId="77777777" w:rsidR="00CC7DB7" w:rsidRDefault="000E660D">
      <w:pPr>
        <w:spacing w:after="160"/>
        <w:ind w:firstLine="567"/>
      </w:pPr>
      <w:r>
        <w:t>14.2. При прекращении деятельности (ликвидации или роспуске) Фонда все имущество, находящееся в распоряжении Фонда, после погашения всех непогашенных обязательств Фонда, подлежит передаче Получателю по умолчанию.</w:t>
      </w:r>
    </w:p>
    <w:p w14:paraId="115DD5C9" w14:textId="77777777" w:rsidR="00CC7DB7" w:rsidRDefault="000E660D">
      <w:pPr>
        <w:spacing w:after="160"/>
        <w:ind w:firstLine="567"/>
      </w:pPr>
      <w:r>
        <w:t>14.3. Фонд вправе принимать любое имущество, активы и пожертвования от любого Контрибьютора в целях достижения своих целей и надлежащего функционирования Фонда.</w:t>
      </w:r>
    </w:p>
    <w:p w14:paraId="57DF47CD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15. ВНЕСЕНИЕ ИЗМЕНЕНИЙ В НАСТОЯЩЕЕ ПОЛОЖЕНИЕ</w:t>
      </w:r>
    </w:p>
    <w:p w14:paraId="2BD25DC3" w14:textId="77777777" w:rsidR="00CC7DB7" w:rsidRDefault="000E660D">
      <w:pPr>
        <w:spacing w:after="160"/>
        <w:ind w:firstLine="567"/>
      </w:pPr>
      <w:r>
        <w:t>С учетом Устава и пунктов 16(11) и 22(2) Регламента, в настоящее Положение изменения могут быть внесены:</w:t>
      </w:r>
    </w:p>
    <w:p w14:paraId="4063D6F5" w14:textId="77777777" w:rsidR="00CC7DB7" w:rsidRDefault="000E660D">
      <w:pPr>
        <w:spacing w:after="160"/>
        <w:ind w:firstLine="567"/>
      </w:pPr>
      <w:r>
        <w:t>а) Учредителем (при наличии/существовании) в любое время путем письменного уведомления Фонда, полностью или частично, после консультации и получения письменного согласия Верховного попечителя и/или Попечительского совета;</w:t>
      </w:r>
    </w:p>
    <w:p w14:paraId="513A5C08" w14:textId="77777777" w:rsidR="00CC7DB7" w:rsidRDefault="000E660D">
      <w:pPr>
        <w:spacing w:after="160"/>
        <w:ind w:firstLine="567"/>
      </w:pPr>
      <w:r>
        <w:t>б) Судом в соответствии с пунктом 40 Регламента.</w:t>
      </w:r>
    </w:p>
    <w:p w14:paraId="46E96F61" w14:textId="77777777" w:rsidR="00CC7DB7" w:rsidRDefault="000E660D">
      <w:pPr>
        <w:spacing w:before="200" w:after="200"/>
        <w:jc w:val="center"/>
      </w:pPr>
      <w:r>
        <w:rPr>
          <w:b/>
          <w:bCs/>
          <w:sz w:val="26"/>
          <w:szCs w:val="26"/>
        </w:rPr>
        <w:t>16. ЗАЯВЛЕНИЕ</w:t>
      </w:r>
    </w:p>
    <w:p w14:paraId="0462B93A" w14:textId="77777777" w:rsidR="00CC7DB7" w:rsidRDefault="000E660D">
      <w:pPr>
        <w:spacing w:after="160"/>
        <w:ind w:firstLine="567"/>
      </w:pPr>
      <w:r>
        <w:t>16.1. Каждый Учредитель, подписывая настоящее Положение, заявляет, что он просит Попечителя и Управляющий совет соблюдать условия настоящего Положения (Приложение 1);</w:t>
      </w:r>
    </w:p>
    <w:p w14:paraId="5A68A981" w14:textId="77777777" w:rsidR="00CC7DB7" w:rsidRDefault="000E660D">
      <w:pPr>
        <w:spacing w:after="160"/>
        <w:ind w:firstLine="567"/>
      </w:pPr>
      <w:r>
        <w:t>16.2. Члены Попечительского и Управляющего советов, подписывая настоящее Положение, заявляют, что они соблюдают условия настоящего Положения (Приложения 2 и 3 соответственно).</w:t>
      </w:r>
    </w:p>
    <w:p w14:paraId="7C3BA5FB" w14:textId="77777777" w:rsidR="00CC7DB7" w:rsidRDefault="000E660D">
      <w:r>
        <w:br w:type="page"/>
      </w:r>
    </w:p>
    <w:p w14:paraId="175B9283" w14:textId="77777777" w:rsidR="00CC7DB7" w:rsidRDefault="000E660D">
      <w:pPr>
        <w:spacing w:after="400"/>
      </w:pPr>
      <w:r>
        <w:rPr>
          <w:b/>
          <w:bCs/>
        </w:rPr>
        <w:t>Учредитель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Приложение 1</w:t>
      </w:r>
    </w:p>
    <w:p w14:paraId="2F1056AD" w14:textId="1670D422" w:rsidR="00CC7DB7" w:rsidRDefault="000E660D">
      <w:pPr>
        <w:spacing w:after="160"/>
      </w:pPr>
      <w:r>
        <w:t xml:space="preserve">1. </w:t>
      </w:r>
      <w:ins w:id="193" w:author="Проект новой редакции" w:date="2026-10-14T13:28:00Z">
        <w:r w:rsidR="00873115">
          <w:t>Частная компания «Climate Action Company Limited» в лице директора Е. Н. Қаражана</w:t>
        </w:r>
      </w:ins>
      <w:del w:id="194" w:author="Проект новой редакции" w:date="2026-10-14T13:28:00Z">
        <w:r>
          <w:delText>Нуралин Рамазан</w:delText>
        </w:r>
      </w:del>
      <w:r>
        <w:t xml:space="preserve"> ____________________ (подпись)</w:t>
      </w:r>
    </w:p>
    <w:p w14:paraId="20D9EF56" w14:textId="77777777" w:rsidR="00CC7DB7" w:rsidRDefault="000E660D">
      <w:r>
        <w:br w:type="page"/>
      </w:r>
    </w:p>
    <w:p w14:paraId="63BF6A77" w14:textId="77777777" w:rsidR="00CC7DB7" w:rsidRDefault="000E660D">
      <w:pPr>
        <w:spacing w:after="400"/>
      </w:pPr>
      <w:r>
        <w:rPr>
          <w:b/>
          <w:bCs/>
        </w:rPr>
        <w:t>Попечительский совет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Приложение 2</w:t>
      </w:r>
    </w:p>
    <w:p w14:paraId="41644839" w14:textId="0186C87D" w:rsidR="00CC7DB7" w:rsidRDefault="000E660D">
      <w:pPr>
        <w:spacing w:after="160"/>
      </w:pPr>
      <w:r>
        <w:t xml:space="preserve">1. </w:t>
      </w:r>
      <w:ins w:id="195" w:author="Проект новой редакции" w:date="2026-10-14T13:28:00Z">
        <w:r w:rsidR="00873115">
          <w:t xml:space="preserve">Верховный попечитель </w:t>
        </w:r>
        <w:r w:rsidR="00965796">
          <w:t>–</w:t>
        </w:r>
        <w:r w:rsidR="00873115">
          <w:t xml:space="preserve"> Е. Нысанбаев</w:t>
        </w:r>
      </w:ins>
      <w:del w:id="196" w:author="Проект новой редакции" w:date="2026-10-14T13:28:00Z">
        <w:r>
          <w:delText>Аманбаев Кайсар</w:delText>
        </w:r>
      </w:del>
      <w:r>
        <w:t xml:space="preserve"> ____________________ (подпись)</w:t>
      </w:r>
    </w:p>
    <w:p w14:paraId="3F338940" w14:textId="77777777" w:rsidR="00CC7DB7" w:rsidRDefault="000E660D">
      <w:r>
        <w:br w:type="page"/>
      </w:r>
    </w:p>
    <w:p w14:paraId="37252E39" w14:textId="77777777" w:rsidR="00CC7DB7" w:rsidRDefault="000E660D">
      <w:pPr>
        <w:spacing w:after="400"/>
      </w:pPr>
      <w:r>
        <w:rPr>
          <w:b/>
          <w:bCs/>
        </w:rPr>
        <w:t>Управляющий совет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Приложение 3</w:t>
      </w:r>
    </w:p>
    <w:p w14:paraId="286B0F9C" w14:textId="2AC6165D" w:rsidR="00CC7DB7" w:rsidRDefault="000E660D">
      <w:pPr>
        <w:spacing w:after="160"/>
      </w:pPr>
      <w:r>
        <w:t xml:space="preserve">1. </w:t>
      </w:r>
      <w:ins w:id="197" w:author="Проект новой редакции" w:date="2026-10-14T13:28:00Z">
        <w:r w:rsidR="00BE0C23">
          <w:t>Главный исполнительный директор</w:t>
        </w:r>
        <w:r w:rsidR="00873115">
          <w:t xml:space="preserve"> </w:t>
        </w:r>
        <w:r w:rsidR="00965796">
          <w:t>–</w:t>
        </w:r>
        <w:r w:rsidR="00873115">
          <w:t xml:space="preserve"> Е. Н. Қаражан</w:t>
        </w:r>
      </w:ins>
      <w:del w:id="198" w:author="Проект новой редакции" w:date="2026-10-14T13:28:00Z">
        <w:r>
          <w:delText>Джангарашев Ролан</w:delText>
        </w:r>
      </w:del>
      <w:r>
        <w:t xml:space="preserve"> ____________________ (подпись)</w:t>
      </w:r>
    </w:p>
    <w:p w14:paraId="0C54B50C" w14:textId="77777777" w:rsidR="00873115" w:rsidRDefault="000E660D">
      <w:pPr>
        <w:spacing w:after="160"/>
        <w:rPr>
          <w:ins w:id="199" w:author="Проект новой редакции" w:date="2026-10-14T13:28:00Z"/>
        </w:rPr>
      </w:pPr>
      <w:r>
        <w:t xml:space="preserve">2. </w:t>
      </w:r>
      <w:ins w:id="200" w:author="Проект новой редакции" w:date="2026-10-14T13:28:00Z">
        <w:r w:rsidR="00DB1E79">
          <w:t>Заместитель Главного исполнительного директора по стратегии и проектам – А. В. Кононец</w:t>
        </w:r>
        <w:r w:rsidR="00873115">
          <w:t xml:space="preserve"> ____________________ (подпись)</w:t>
        </w:r>
      </w:ins>
    </w:p>
    <w:p w14:paraId="2E42916A" w14:textId="28B2425F" w:rsidR="00CC7DB7" w:rsidRDefault="00873115">
      <w:pPr>
        <w:spacing w:after="160"/>
      </w:pPr>
      <w:ins w:id="201" w:author="Проект новой редакции" w:date="2026-10-14T13:28:00Z">
        <w:r>
          <w:t xml:space="preserve">3. Заместитель Главного исполнительного директора по административным вопросам </w:t>
        </w:r>
        <w:r w:rsidR="00965796">
          <w:t>–</w:t>
        </w:r>
        <w:r>
          <w:t xml:space="preserve"> М. Темирбеков</w:t>
        </w:r>
      </w:ins>
      <w:del w:id="202" w:author="Проект новой редакции" w:date="2026-10-14T13:28:00Z">
        <w:r w:rsidR="000E660D">
          <w:delText>Бейсенгазин Куаныш</w:delText>
        </w:r>
      </w:del>
      <w:r w:rsidR="000E660D">
        <w:t xml:space="preserve"> ____________________ (подпись)</w:t>
      </w:r>
    </w:p>
    <w:sectPr w:rsidR="00CC7DB7"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8552FD"/>
    <w:multiLevelType w:val="hybridMultilevel"/>
    <w:tmpl w:val="EE246F9C"/>
    <w:lvl w:ilvl="0" w:tplc="3DAC685A">
      <w:start w:val="1"/>
      <w:numFmt w:val="bullet"/>
      <w:lvlText w:val="●"/>
      <w:lvlJc w:val="left"/>
      <w:pPr>
        <w:ind w:left="720" w:hanging="360"/>
      </w:pPr>
    </w:lvl>
    <w:lvl w:ilvl="1" w:tplc="E5FA3B92">
      <w:start w:val="1"/>
      <w:numFmt w:val="bullet"/>
      <w:lvlText w:val="○"/>
      <w:lvlJc w:val="left"/>
      <w:pPr>
        <w:ind w:left="1440" w:hanging="360"/>
      </w:pPr>
    </w:lvl>
    <w:lvl w:ilvl="2" w:tplc="D8B65DB4">
      <w:start w:val="1"/>
      <w:numFmt w:val="bullet"/>
      <w:lvlText w:val="■"/>
      <w:lvlJc w:val="left"/>
      <w:pPr>
        <w:ind w:left="2160" w:hanging="360"/>
      </w:pPr>
    </w:lvl>
    <w:lvl w:ilvl="3" w:tplc="5432749E">
      <w:start w:val="1"/>
      <w:numFmt w:val="bullet"/>
      <w:lvlText w:val="●"/>
      <w:lvlJc w:val="left"/>
      <w:pPr>
        <w:ind w:left="2880" w:hanging="360"/>
      </w:pPr>
    </w:lvl>
    <w:lvl w:ilvl="4" w:tplc="55EA5ABE">
      <w:start w:val="1"/>
      <w:numFmt w:val="bullet"/>
      <w:lvlText w:val="○"/>
      <w:lvlJc w:val="left"/>
      <w:pPr>
        <w:ind w:left="3600" w:hanging="360"/>
      </w:pPr>
    </w:lvl>
    <w:lvl w:ilvl="5" w:tplc="A6D81BA2">
      <w:start w:val="1"/>
      <w:numFmt w:val="bullet"/>
      <w:lvlText w:val="■"/>
      <w:lvlJc w:val="left"/>
      <w:pPr>
        <w:ind w:left="4320" w:hanging="360"/>
      </w:pPr>
    </w:lvl>
    <w:lvl w:ilvl="6" w:tplc="75EAF7FA">
      <w:start w:val="1"/>
      <w:numFmt w:val="bullet"/>
      <w:lvlText w:val="●"/>
      <w:lvlJc w:val="left"/>
      <w:pPr>
        <w:ind w:left="5040" w:hanging="360"/>
      </w:pPr>
    </w:lvl>
    <w:lvl w:ilvl="7" w:tplc="FEACAFC6">
      <w:start w:val="1"/>
      <w:numFmt w:val="bullet"/>
      <w:lvlText w:val="●"/>
      <w:lvlJc w:val="left"/>
      <w:pPr>
        <w:ind w:left="5760" w:hanging="360"/>
      </w:pPr>
    </w:lvl>
    <w:lvl w:ilvl="8" w:tplc="B65467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DB7"/>
    <w:rsid w:val="000E660D"/>
    <w:rsid w:val="00261653"/>
    <w:rsid w:val="00873115"/>
    <w:rsid w:val="008E76B3"/>
    <w:rsid w:val="00965796"/>
    <w:rsid w:val="00A845F4"/>
    <w:rsid w:val="00BE0C23"/>
    <w:rsid w:val="00CC7DB7"/>
    <w:rsid w:val="00DB1E79"/>
    <w:rsid w:val="00FA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062BB"/>
  <w15:docId w15:val="{EF8F1C27-56B1-4830-9E8F-6454A4AA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Revision"/>
    <w:hidden/>
    <w:uiPriority w:val="99"/>
    <w:semiHidden/>
    <w:rsid w:val="00A845F4"/>
  </w:style>
  <w:style w:type="paragraph" w:styleId="ad">
    <w:name w:val="Balloon Text"/>
    <w:basedOn w:val="a"/>
    <w:link w:val="ae"/>
    <w:uiPriority w:val="99"/>
    <w:semiHidden/>
    <w:unhideWhenUsed/>
    <w:rsid w:val="00A845F4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A845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3722</Words>
  <Characters>26690</Characters>
  <Application>Microsoft Office Word</Application>
  <DocSecurity>0</DocSecurity>
  <Lines>762</Lines>
  <Paragraphs>276</Paragraphs>
  <ScaleCrop>false</ScaleCrop>
  <Company>CACF</Company>
  <LinksUpToDate>false</LinksUpToDate>
  <CharactersWithSpaces>30136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Учетная запись Майкрософт</cp:lastModifiedBy>
  <cp:revision>1</cp:revision>
  <dcterms:created xsi:type="dcterms:W3CDTF">2026-08-17T10:46:00Z</dcterms:created>
  <dcterms:modified xsi:type="dcterms:W3CDTF">2026-10-14T08:28:00Z</dcterms:modified>
</cp:coreProperties>
</file>