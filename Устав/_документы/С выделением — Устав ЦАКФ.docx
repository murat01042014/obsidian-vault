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17150C" w14:textId="0DD81BED" w:rsidR="008E0BA0" w:rsidRDefault="006E4E3B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  <w:bookmarkStart w:id="0" w:name="_GoBack"/>
      <w:bookmarkEnd w:id="0"/>
      <w:ins w:id="1" w:author="Проект новой редакции" w:date="2026-10-29T11:52:00Z">
        <w:r w:rsidRPr="006E4E3B">
          <w:rPr>
            <w:rFonts w:ascii="Arial" w:hAnsi="Arial" w:cs="Arial"/>
            <w:b/>
            <w:sz w:val="32"/>
            <w:szCs w:val="32"/>
            <w:lang w:val="en-US"/>
          </w:rPr>
          <w:t>ПРОЕКТ</w:t>
        </w:r>
      </w:ins>
    </w:p>
    <w:p w14:paraId="258F22DC" w14:textId="77777777" w:rsidR="008E0BA0" w:rsidRDefault="008E0BA0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</w:p>
    <w:p w14:paraId="7F391FEB" w14:textId="77777777" w:rsidR="008E0BA0" w:rsidRDefault="008E0BA0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</w:p>
    <w:p w14:paraId="4D8A7DF2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550E8541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291AEE60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09379199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33D96151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357725E3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36F5378D" w14:textId="77777777" w:rsidR="008E0BA0" w:rsidRDefault="008E0BA0">
      <w:pPr>
        <w:spacing w:after="0"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7860FE00" w14:textId="77777777" w:rsidR="008E0BA0" w:rsidRDefault="008E0BA0">
      <w:pPr>
        <w:spacing w:after="0" w:line="276" w:lineRule="auto"/>
        <w:jc w:val="both"/>
        <w:rPr>
          <w:rFonts w:ascii="Arial" w:hAnsi="Arial" w:cs="Arial"/>
          <w:b/>
          <w:sz w:val="32"/>
          <w:szCs w:val="32"/>
          <w:lang w:val="en-US"/>
        </w:rPr>
      </w:pPr>
    </w:p>
    <w:p w14:paraId="3BFD47C7" w14:textId="77777777" w:rsidR="008E0BA0" w:rsidRDefault="00FE4958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ЦЕНТРАЛЬНО-АЗИАТСКИЙ КЛИМАТИЧЕСКИЙ ФОНД</w:t>
      </w:r>
    </w:p>
    <w:p w14:paraId="7EB767D8" w14:textId="77777777" w:rsidR="008E0BA0" w:rsidRDefault="00FE4958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УСТАВ</w:t>
      </w:r>
    </w:p>
    <w:p w14:paraId="5D17BF68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7316CF05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4D10F5A4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1EAC741D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58EF46B7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6E78AD93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26A7CB1A" w14:textId="35C2EC2D" w:rsidR="008E0BA0" w:rsidRDefault="00FE4958">
      <w:pPr>
        <w:spacing w:after="0" w:line="276" w:lineRule="auto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ПРИНЯТ: Резолюцией </w:t>
      </w:r>
      <w:ins w:id="2" w:author="Проект новой редакции" w:date="2026-10-29T11:52:00Z">
        <w:r w:rsidR="006E4E3B">
          <w:rPr>
            <w:rFonts w:ascii="Arial" w:hAnsi="Arial" w:cs="Arial"/>
            <w:b/>
            <w:sz w:val="32"/>
            <w:szCs w:val="32"/>
          </w:rPr>
          <w:t>№ 2 от «24» марта</w:t>
        </w:r>
      </w:ins>
      <w:del w:id="3" w:author="Проект новой редакции" w:date="2026-10-29T11:52:00Z">
        <w:r>
          <w:rPr>
            <w:rFonts w:ascii="Arial" w:hAnsi="Arial" w:cs="Arial"/>
            <w:b/>
            <w:sz w:val="32"/>
            <w:szCs w:val="32"/>
          </w:rPr>
          <w:delText>№____ «__»_____</w:delText>
        </w:r>
      </w:del>
      <w:r>
        <w:rPr>
          <w:rFonts w:ascii="Arial" w:hAnsi="Arial" w:cs="Arial"/>
          <w:b/>
          <w:sz w:val="32"/>
          <w:szCs w:val="32"/>
        </w:rPr>
        <w:t xml:space="preserve"> 2024 г</w:t>
      </w:r>
      <w:ins w:id="4" w:author="Проект новой редакции" w:date="2026-10-29T11:52:00Z">
        <w:r w:rsidR="006E4E3B">
          <w:rPr>
            <w:rFonts w:ascii="Arial" w:hAnsi="Arial" w:cs="Arial"/>
            <w:b/>
            <w:sz w:val="32"/>
            <w:szCs w:val="32"/>
          </w:rPr>
          <w:t xml:space="preserve">.; новая редакция </w:t>
        </w:r>
        <w:r w:rsidR="001D2E51">
          <w:rPr>
            <w:rFonts w:ascii="Arial" w:hAnsi="Arial" w:cs="Arial"/>
            <w:b/>
            <w:sz w:val="32"/>
            <w:szCs w:val="32"/>
          </w:rPr>
          <w:t>–</w:t>
        </w:r>
        <w:r w:rsidR="006E4E3B">
          <w:rPr>
            <w:rFonts w:ascii="Arial" w:hAnsi="Arial" w:cs="Arial"/>
            <w:b/>
            <w:sz w:val="32"/>
            <w:szCs w:val="32"/>
          </w:rPr>
          <w:t xml:space="preserve"> письменным уведомлением Учредителя № ___ от «___» __________ 2026 года</w:t>
        </w:r>
      </w:ins>
      <w:r>
        <w:rPr>
          <w:rFonts w:ascii="Arial" w:hAnsi="Arial" w:cs="Arial"/>
          <w:b/>
          <w:sz w:val="32"/>
          <w:szCs w:val="32"/>
        </w:rPr>
        <w:t>.</w:t>
      </w:r>
    </w:p>
    <w:p w14:paraId="0E27711A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1A2A9EF5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7020CC6E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354F9757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496DB65A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32"/>
          <w:szCs w:val="32"/>
        </w:rPr>
      </w:pPr>
    </w:p>
    <w:p w14:paraId="10F97B0E" w14:textId="11EB468E" w:rsidR="008E0BA0" w:rsidRDefault="00FE495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Дата утверждения</w:t>
      </w:r>
      <w:ins w:id="5" w:author="Проект новой редакции" w:date="2026-10-29T11:52:00Z">
        <w:r w:rsidR="006E4E3B">
          <w:rPr>
            <w:rFonts w:ascii="Arial" w:hAnsi="Arial" w:cs="Arial"/>
            <w:sz w:val="24"/>
            <w:szCs w:val="24"/>
          </w:rPr>
          <w:t xml:space="preserve"> новой редакции: «___» __________ 2026 года</w:t>
        </w:r>
      </w:ins>
      <w:del w:id="6" w:author="Проект новой редакции" w:date="2026-10-29T11:52:00Z">
        <w:r>
          <w:rPr>
            <w:rFonts w:ascii="Arial" w:hAnsi="Arial" w:cs="Arial"/>
            <w:sz w:val="24"/>
            <w:szCs w:val="24"/>
          </w:rPr>
          <w:delText>: __ марта 2024 г.</w:delText>
        </w:r>
      </w:del>
    </w:p>
    <w:p w14:paraId="4DF29231" w14:textId="54DA5BA2" w:rsidR="008E0BA0" w:rsidRDefault="006E4E3B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  <w:ins w:id="7" w:author="Проект новой редакции" w:date="2026-10-29T11:52:00Z">
        <w:r>
          <w:rPr>
            <w:rFonts w:ascii="Arial" w:hAnsi="Arial" w:cs="Arial"/>
            <w:sz w:val="24"/>
            <w:szCs w:val="24"/>
          </w:rPr>
          <w:t>Первоначальная редакция принята</w:t>
        </w:r>
      </w:ins>
      <w:del w:id="8" w:author="Проект новой редакции" w:date="2026-10-29T11:52:00Z">
        <w:r w:rsidR="00FE4958">
          <w:rPr>
            <w:rFonts w:ascii="Arial" w:hAnsi="Arial" w:cs="Arial"/>
            <w:sz w:val="24"/>
            <w:szCs w:val="24"/>
          </w:rPr>
          <w:delText>Принят</w:delText>
        </w:r>
      </w:del>
      <w:r w:rsidR="00FE4958">
        <w:rPr>
          <w:rFonts w:ascii="Arial" w:hAnsi="Arial" w:cs="Arial"/>
          <w:sz w:val="24"/>
          <w:szCs w:val="24"/>
        </w:rPr>
        <w:t xml:space="preserve"> Резолюцией </w:t>
      </w:r>
      <w:ins w:id="9" w:author="Проект новой редакции" w:date="2026-10-29T11:52:00Z">
        <w:r>
          <w:rPr>
            <w:rFonts w:ascii="Arial" w:hAnsi="Arial" w:cs="Arial"/>
            <w:sz w:val="24"/>
            <w:szCs w:val="24"/>
          </w:rPr>
          <w:t>№ 2</w:t>
        </w:r>
      </w:ins>
      <w:del w:id="10" w:author="Проект новой редакции" w:date="2026-10-29T11:52:00Z">
        <w:r w:rsidR="00FE4958">
          <w:rPr>
            <w:rFonts w:ascii="Arial" w:hAnsi="Arial" w:cs="Arial"/>
            <w:sz w:val="24"/>
            <w:szCs w:val="24"/>
          </w:rPr>
          <w:delText>№__</w:delText>
        </w:r>
      </w:del>
      <w:r w:rsidR="00FE4958">
        <w:rPr>
          <w:rFonts w:ascii="Arial" w:hAnsi="Arial" w:cs="Arial"/>
          <w:sz w:val="24"/>
          <w:szCs w:val="24"/>
        </w:rPr>
        <w:t xml:space="preserve"> от </w:t>
      </w:r>
      <w:ins w:id="11" w:author="Проект новой редакции" w:date="2026-10-29T11:52:00Z">
        <w:r>
          <w:rPr>
            <w:rFonts w:ascii="Arial" w:hAnsi="Arial" w:cs="Arial"/>
            <w:sz w:val="24"/>
            <w:szCs w:val="24"/>
          </w:rPr>
          <w:t>24</w:t>
        </w:r>
      </w:ins>
      <w:del w:id="12" w:author="Проект новой редакции" w:date="2026-10-29T11:52:00Z">
        <w:r w:rsidR="00FE4958">
          <w:rPr>
            <w:rFonts w:ascii="Arial" w:hAnsi="Arial" w:cs="Arial"/>
            <w:sz w:val="24"/>
            <w:szCs w:val="24"/>
          </w:rPr>
          <w:delText>__</w:delText>
        </w:r>
      </w:del>
      <w:r w:rsidR="00FE4958">
        <w:rPr>
          <w:rFonts w:ascii="Arial" w:hAnsi="Arial" w:cs="Arial"/>
          <w:sz w:val="24"/>
          <w:szCs w:val="24"/>
        </w:rPr>
        <w:t xml:space="preserve"> марта 2024 года.</w:t>
      </w:r>
    </w:p>
    <w:p w14:paraId="6DDF2DED" w14:textId="77777777" w:rsidR="008E0BA0" w:rsidRDefault="008E0BA0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</w:p>
    <w:p w14:paraId="25F1CBEB" w14:textId="77777777" w:rsidR="008E0BA0" w:rsidRDefault="008E0BA0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</w:p>
    <w:p w14:paraId="4828C2B9" w14:textId="77777777" w:rsidR="008E0BA0" w:rsidRDefault="008E0BA0">
      <w:pPr>
        <w:spacing w:after="0" w:line="276" w:lineRule="auto"/>
        <w:jc w:val="both"/>
        <w:rPr>
          <w:rFonts w:ascii="Arial" w:hAnsi="Arial" w:cs="Arial"/>
          <w:b/>
          <w:sz w:val="32"/>
          <w:szCs w:val="32"/>
        </w:rPr>
      </w:pPr>
    </w:p>
    <w:p w14:paraId="5EC31091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C5F70F3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47D1827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E14965C" w14:textId="77777777" w:rsidR="008E0BA0" w:rsidRDefault="00FE4958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Астана, Казахстан</w:t>
      </w:r>
    </w:p>
    <w:p w14:paraId="76D953E9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A7501AA" w14:textId="77777777" w:rsidR="008E0BA0" w:rsidRDefault="008E0BA0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5CD9F83" w14:textId="77777777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СОДЕРЖАНИЕ</w:t>
      </w:r>
    </w:p>
    <w:p w14:paraId="7C6D4CBD" w14:textId="57FA3CE0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1: ОБЩИЕ </w:t>
      </w:r>
      <w:r>
        <w:rPr>
          <w:rFonts w:ascii="Arial" w:hAnsi="Arial" w:cs="Arial"/>
          <w:b/>
          <w:sz w:val="28"/>
          <w:szCs w:val="28"/>
        </w:rPr>
        <w:t>ПОЛОЖЕНИЯ……………………………….…………</w:t>
      </w:r>
      <w:ins w:id="13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 xml:space="preserve"> </w:t>
        </w:r>
      </w:ins>
      <w:r>
        <w:rPr>
          <w:rFonts w:ascii="Arial" w:hAnsi="Arial" w:cs="Arial"/>
          <w:b/>
          <w:sz w:val="28"/>
          <w:szCs w:val="28"/>
        </w:rPr>
        <w:t>3</w:t>
      </w:r>
    </w:p>
    <w:p w14:paraId="0825DAEF" w14:textId="77777777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1.1. Интерпретация………………………………………………….……….. 3</w:t>
      </w:r>
    </w:p>
    <w:p w14:paraId="2F4CC86F" w14:textId="35FE5436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1.2. Название фонда……….………………..………...………..…….…….. </w:t>
      </w:r>
      <w:ins w:id="14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3</w:t>
        </w:r>
      </w:ins>
      <w:del w:id="15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4</w:delText>
        </w:r>
      </w:del>
    </w:p>
    <w:p w14:paraId="2FB21A59" w14:textId="77777777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1.3. Применимое право……………………….…………………………….. 4</w:t>
      </w:r>
    </w:p>
    <w:p w14:paraId="5EA9A1DF" w14:textId="77777777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1.4. Продолжительность………………………….………………………... 4</w:t>
      </w:r>
    </w:p>
    <w:p w14:paraId="2CB3C42D" w14:textId="62AC95BE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</w:t>
      </w:r>
      <w:ins w:id="16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.</w:t>
        </w:r>
      </w:ins>
      <w:del w:id="17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,</w:delText>
        </w:r>
      </w:del>
      <w:r>
        <w:rPr>
          <w:rFonts w:ascii="Arial" w:hAnsi="Arial" w:cs="Arial"/>
          <w:b/>
          <w:sz w:val="28"/>
          <w:szCs w:val="28"/>
        </w:rPr>
        <w:t xml:space="preserve">5. </w:t>
      </w:r>
      <w:ins w:id="18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Права……………………………………………………………………….</w:t>
        </w:r>
      </w:ins>
      <w:del w:id="19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Прав</w:delText>
        </w:r>
        <w:r>
          <w:rPr>
            <w:rFonts w:ascii="Arial" w:hAnsi="Arial" w:cs="Arial"/>
            <w:b/>
            <w:sz w:val="28"/>
            <w:szCs w:val="28"/>
            <w:lang w:val="en-US"/>
          </w:rPr>
          <w:delText>a</w:delText>
        </w:r>
        <w:r>
          <w:rPr>
            <w:rFonts w:ascii="Arial" w:hAnsi="Arial" w:cs="Arial"/>
            <w:b/>
            <w:sz w:val="28"/>
            <w:szCs w:val="28"/>
          </w:rPr>
          <w:delText>…………………………………………………………………</w:delText>
        </w:r>
        <w:r>
          <w:rPr>
            <w:rFonts w:ascii="Arial" w:hAnsi="Arial" w:cs="Arial"/>
            <w:b/>
            <w:sz w:val="28"/>
            <w:szCs w:val="28"/>
          </w:rPr>
          <w:delText>……..</w:delText>
        </w:r>
      </w:del>
      <w:r>
        <w:rPr>
          <w:rFonts w:ascii="Arial" w:hAnsi="Arial" w:cs="Arial"/>
          <w:b/>
          <w:sz w:val="28"/>
          <w:szCs w:val="28"/>
        </w:rPr>
        <w:t xml:space="preserve"> 4</w:t>
      </w:r>
    </w:p>
    <w:p w14:paraId="0779B5DD" w14:textId="11F98626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2: ПРИРОДА ФОНДА ………..………………….…………………. </w:t>
      </w:r>
      <w:ins w:id="20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4</w:t>
        </w:r>
      </w:ins>
      <w:del w:id="21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6</w:delText>
        </w:r>
      </w:del>
    </w:p>
    <w:p w14:paraId="634285A6" w14:textId="2C9C1767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2.1. Природа Фонда ……………..……………….………………………….. </w:t>
      </w:r>
      <w:ins w:id="22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4</w:t>
        </w:r>
      </w:ins>
      <w:del w:id="23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5</w:delText>
        </w:r>
      </w:del>
    </w:p>
    <w:p w14:paraId="0A0E0B26" w14:textId="7B3A9BB6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3: ИМУЩЕСТВО ФОНДА…………….………………………….…..</w:t>
      </w:r>
      <w:ins w:id="24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 xml:space="preserve"> </w:t>
        </w:r>
      </w:ins>
      <w:r>
        <w:rPr>
          <w:rFonts w:ascii="Arial" w:hAnsi="Arial" w:cs="Arial"/>
          <w:b/>
          <w:sz w:val="28"/>
          <w:szCs w:val="28"/>
        </w:rPr>
        <w:t>5</w:t>
      </w:r>
    </w:p>
    <w:p w14:paraId="57CE5C1D" w14:textId="1E071729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25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4: ЦЕЛИ</w:t>
        </w:r>
      </w:ins>
      <w:del w:id="26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3: ОБЪЕКТЫ</w:delText>
        </w:r>
      </w:del>
      <w:r>
        <w:rPr>
          <w:rFonts w:ascii="Arial" w:hAnsi="Arial" w:cs="Arial"/>
          <w:b/>
          <w:sz w:val="28"/>
          <w:szCs w:val="28"/>
        </w:rPr>
        <w:t xml:space="preserve"> ФОНДА</w:t>
      </w:r>
      <w:ins w:id="27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…………………………………………….……… 5</w:t>
        </w:r>
      </w:ins>
      <w:del w:id="28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……………………………………….……… 6</w:delText>
        </w:r>
      </w:del>
    </w:p>
    <w:p w14:paraId="22B09DED" w14:textId="38EB0E84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29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5</w:t>
        </w:r>
      </w:ins>
      <w:del w:id="30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4</w:delText>
        </w:r>
      </w:del>
      <w:r>
        <w:rPr>
          <w:rFonts w:ascii="Arial" w:hAnsi="Arial" w:cs="Arial"/>
          <w:b/>
          <w:sz w:val="28"/>
          <w:szCs w:val="28"/>
        </w:rPr>
        <w:t xml:space="preserve">: ИСТОЧНИК ФИНАНСИРОВАНИЯ ФОНДА…….…………… </w:t>
      </w:r>
      <w:ins w:id="31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8</w:t>
        </w:r>
      </w:ins>
      <w:del w:id="32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7</w:delText>
        </w:r>
      </w:del>
    </w:p>
    <w:p w14:paraId="6CA75B52" w14:textId="2C98B2C6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33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6</w:t>
        </w:r>
      </w:ins>
      <w:del w:id="34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5</w:delText>
        </w:r>
      </w:del>
      <w:r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b/>
          <w:sz w:val="28"/>
          <w:szCs w:val="28"/>
        </w:rPr>
        <w:t>ПОПРАВКИ И ОТЗЫВЫ………..…….....…………….……….. 8</w:t>
      </w:r>
    </w:p>
    <w:p w14:paraId="6B674AE7" w14:textId="790F2114" w:rsidR="008E0BA0" w:rsidRDefault="00FE49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35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7: ЗАЯВЛЕНИЕ……………………………………….……………. 9</w:t>
        </w:r>
      </w:ins>
      <w:del w:id="36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6: ДЕКЛАРАЦИЯ…………………………………</w:delText>
        </w:r>
        <w:r>
          <w:rPr>
            <w:rFonts w:ascii="Arial" w:hAnsi="Arial" w:cs="Arial"/>
            <w:b/>
            <w:sz w:val="28"/>
            <w:szCs w:val="28"/>
            <w:lang w:val="en-US"/>
          </w:rPr>
          <w:delText>…….</w:delText>
        </w:r>
        <w:r>
          <w:rPr>
            <w:rFonts w:ascii="Arial" w:hAnsi="Arial" w:cs="Arial"/>
            <w:b/>
            <w:sz w:val="28"/>
            <w:szCs w:val="28"/>
          </w:rPr>
          <w:delText>……………. 8</w:delText>
        </w:r>
      </w:del>
    </w:p>
    <w:p w14:paraId="54750396" w14:textId="77777777" w:rsidR="00AC6F90" w:rsidRDefault="006E4E3B">
      <w:pPr>
        <w:spacing w:after="0" w:line="360" w:lineRule="auto"/>
        <w:jc w:val="center"/>
        <w:rPr>
          <w:ins w:id="37" w:author="Проект новой редакции" w:date="2026-10-29T11:52:00Z"/>
          <w:rFonts w:ascii="Arial" w:hAnsi="Arial" w:cs="Arial"/>
          <w:sz w:val="28"/>
          <w:szCs w:val="28"/>
        </w:rPr>
      </w:pPr>
      <w:ins w:id="38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t>ПРИЛОЖЕНИЯ 1–2……………………………………….……………. 10</w:t>
        </w:r>
      </w:ins>
    </w:p>
    <w:p w14:paraId="74B17255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567C0ECE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7050CC46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66B998A8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79224F5A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344B263C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42068D0F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105E5A4F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0EBB44B8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41480D47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04322CBF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13EB4799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44267280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12038201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2B9F0A40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0F590156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6494E9AD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1: ОБЩИЕ ПОЛОЖЕНИЯ</w:t>
      </w:r>
    </w:p>
    <w:p w14:paraId="3FD57CD8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1.1 В настоящем Уставе, если не возникает иного намерения, термины имеют те же значения, что и в Уставе и Положениях, но </w:t>
      </w:r>
      <w:r>
        <w:rPr>
          <w:rFonts w:ascii="Arial" w:hAnsi="Arial" w:cs="Arial"/>
          <w:sz w:val="28"/>
          <w:szCs w:val="28"/>
        </w:rPr>
        <w:t>исключают любые законодательные изменения, не вступившие в силу на момент, когда настоящий Устав становится обязательным для Фонда.</w:t>
      </w:r>
    </w:p>
    <w:p w14:paraId="7C2352FE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1.2. Название Фонда</w:t>
      </w:r>
    </w:p>
    <w:p w14:paraId="7233C305" w14:textId="25C26A73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1) Полное </w:t>
      </w:r>
      <w:ins w:id="39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 xml:space="preserve">юридическое </w:t>
        </w:r>
      </w:ins>
      <w:r>
        <w:rPr>
          <w:rFonts w:ascii="Arial" w:hAnsi="Arial" w:cs="Arial"/>
          <w:sz w:val="28"/>
          <w:szCs w:val="28"/>
        </w:rPr>
        <w:t>наименование Фонда на английском языке: «</w:t>
      </w:r>
      <w:r>
        <w:rPr>
          <w:rFonts w:ascii="Arial" w:hAnsi="Arial" w:cs="Arial"/>
          <w:sz w:val="28"/>
          <w:szCs w:val="28"/>
          <w:lang w:val="en-US"/>
        </w:rPr>
        <w:t>Central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Asia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Climate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Foundation</w:t>
      </w:r>
      <w:r>
        <w:rPr>
          <w:rFonts w:ascii="Arial" w:hAnsi="Arial" w:cs="Arial"/>
          <w:sz w:val="28"/>
          <w:szCs w:val="28"/>
        </w:rPr>
        <w:t>», сокращение «</w:t>
      </w:r>
      <w:r>
        <w:rPr>
          <w:rFonts w:ascii="Arial" w:hAnsi="Arial" w:cs="Arial"/>
          <w:sz w:val="28"/>
          <w:szCs w:val="28"/>
          <w:lang w:val="en-US"/>
        </w:rPr>
        <w:t>CACF</w:t>
      </w:r>
      <w:ins w:id="40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»; для официальных коммуникаций наряду с юридическим наименованием официально используется «Central Asia Climate Foundation» или сокращение «CACF», а также «Project Office for Central Asia on climate change and green energy</w:t>
        </w:r>
      </w:ins>
      <w:r>
        <w:rPr>
          <w:rFonts w:ascii="Arial" w:hAnsi="Arial" w:cs="Arial"/>
          <w:sz w:val="28"/>
          <w:szCs w:val="28"/>
        </w:rPr>
        <w:t>».</w:t>
      </w:r>
    </w:p>
    <w:p w14:paraId="46CD949F" w14:textId="2CB34121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2) Полное </w:t>
      </w:r>
      <w:ins w:id="41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 xml:space="preserve">юридическое </w:t>
        </w:r>
      </w:ins>
      <w:r>
        <w:rPr>
          <w:rFonts w:ascii="Arial" w:hAnsi="Arial" w:cs="Arial"/>
          <w:sz w:val="28"/>
          <w:szCs w:val="28"/>
        </w:rPr>
        <w:t>наименование Фонда на казахском языке: «Орталық Азия Климаттық Қоры», сокращение «ОАКҚ</w:t>
      </w:r>
      <w:ins w:id="42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»; для официальных коммуникаций наряду с юридическим наименованием официально используется «Орталық Азия Климаттық Қоры» или сокращение «ОАКҚ», а также «Орталық Азияның климаттың өзгеруі және жасыл энергетика бойынша Жобалық Офисі</w:t>
        </w:r>
      </w:ins>
      <w:r>
        <w:rPr>
          <w:rFonts w:ascii="Arial" w:hAnsi="Arial" w:cs="Arial"/>
          <w:sz w:val="28"/>
          <w:szCs w:val="28"/>
        </w:rPr>
        <w:t>».</w:t>
      </w:r>
    </w:p>
    <w:p w14:paraId="57CB70B3" w14:textId="00390474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3) Полное </w:t>
      </w:r>
      <w:ins w:id="43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 xml:space="preserve">юридическое </w:t>
        </w:r>
      </w:ins>
      <w:r>
        <w:rPr>
          <w:rFonts w:ascii="Arial" w:hAnsi="Arial" w:cs="Arial"/>
          <w:sz w:val="28"/>
          <w:szCs w:val="28"/>
        </w:rPr>
        <w:t>наименование Фонда на русском языке: «Центрально-Азиатский Климатический Фонд», сокращение «ЦАКФ</w:t>
      </w:r>
      <w:ins w:id="44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»; для официальных коммуникаций наряду с юридическим наименованием официально используется «Центрально-Азиатский Климатический Фонд» или сокращение «ЦАКФ», а также «Проектный офис для Центральной Азии по изменению климата и зеленой энергетике</w:t>
        </w:r>
      </w:ins>
      <w:r>
        <w:rPr>
          <w:rFonts w:ascii="Arial" w:hAnsi="Arial" w:cs="Arial"/>
          <w:sz w:val="28"/>
          <w:szCs w:val="28"/>
        </w:rPr>
        <w:t>».</w:t>
      </w:r>
    </w:p>
    <w:p w14:paraId="32AF742C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1.3. Применимое право</w:t>
      </w:r>
    </w:p>
    <w:p w14:paraId="10087A1A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Фонд в своих действиях дол</w:t>
      </w:r>
      <w:r>
        <w:rPr>
          <w:rFonts w:ascii="Arial" w:hAnsi="Arial" w:cs="Arial"/>
          <w:sz w:val="28"/>
          <w:szCs w:val="28"/>
        </w:rPr>
        <w:t>жен применять действующее право МФЦА, применимое законодательство и нормативные акты стран Центральной Азии там, где это необходимо.</w:t>
      </w:r>
    </w:p>
    <w:p w14:paraId="3041012D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1.4. Продолжительность</w:t>
      </w:r>
    </w:p>
    <w:p w14:paraId="48D6EAFF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Фонд продолжает существовать до достижения своих целей или до ликвидации в соответствии с Уставом Фо</w:t>
      </w:r>
      <w:r>
        <w:rPr>
          <w:rFonts w:ascii="Arial" w:hAnsi="Arial" w:cs="Arial"/>
          <w:sz w:val="28"/>
          <w:szCs w:val="28"/>
        </w:rPr>
        <w:t>нда.</w:t>
      </w:r>
    </w:p>
    <w:p w14:paraId="780215B2" w14:textId="2EF92C4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ins w:id="45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.</w:t>
        </w:r>
      </w:ins>
      <w:del w:id="46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,</w:delText>
        </w:r>
      </w:del>
      <w:r>
        <w:rPr>
          <w:rFonts w:ascii="Arial" w:hAnsi="Arial" w:cs="Arial"/>
          <w:sz w:val="28"/>
          <w:szCs w:val="28"/>
        </w:rPr>
        <w:t xml:space="preserve">5. </w:t>
      </w:r>
      <w:ins w:id="47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Права</w:t>
        </w:r>
      </w:ins>
      <w:del w:id="48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Право</w:delText>
        </w:r>
      </w:del>
    </w:p>
    <w:p w14:paraId="03073E6F" w14:textId="180AE82B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1) Фонд независим в определении своих целей, политики и в своей деятельности под </w:t>
      </w:r>
      <w:ins w:id="49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надзором</w:t>
        </w:r>
      </w:ins>
      <w:del w:id="50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контролем</w:delText>
        </w:r>
      </w:del>
      <w:r>
        <w:rPr>
          <w:rFonts w:ascii="Arial" w:hAnsi="Arial" w:cs="Arial"/>
          <w:sz w:val="28"/>
          <w:szCs w:val="28"/>
        </w:rPr>
        <w:t xml:space="preserve"> Попечительского совета</w:t>
      </w:r>
      <w:ins w:id="51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, осуществляемым в порядке и пределах, установленных Положением</w:t>
        </w:r>
      </w:ins>
      <w:r>
        <w:rPr>
          <w:rFonts w:ascii="Arial" w:hAnsi="Arial" w:cs="Arial"/>
          <w:sz w:val="28"/>
          <w:szCs w:val="28"/>
        </w:rPr>
        <w:t>;</w:t>
      </w:r>
    </w:p>
    <w:p w14:paraId="47F2EA09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2) Фонд может иметь при необходимости собственную отличительную эмблему, штамп, товарный знак;</w:t>
      </w:r>
    </w:p>
    <w:p w14:paraId="4D094093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3) Фонд может использовать </w:t>
      </w:r>
      <w:r>
        <w:rPr>
          <w:rFonts w:ascii="Arial" w:hAnsi="Arial" w:cs="Arial"/>
          <w:sz w:val="28"/>
          <w:szCs w:val="28"/>
        </w:rPr>
        <w:t>свое имущество для достижения своих целей и выполнения своих функций;</w:t>
      </w:r>
    </w:p>
    <w:p w14:paraId="76FF280F" w14:textId="7579719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4) Фонд не может осуществлять какую-либо коммерческую деятельность, за исключением необходимой, вспомогательной или сопутствующей его целям.</w:t>
      </w:r>
      <w:ins w:id="52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 xml:space="preserve"> Оказание Фондом услуг в рамках целей, предусмотренных подпунктами 9)–13) пункта 4.1 части 4 «Цели Фонда», признается деятельностью, сопутствующей целям Фонда; доходы от таких услуг направляются исключительно на достижение целей Фонда.</w:t>
        </w:r>
      </w:ins>
    </w:p>
    <w:p w14:paraId="35B0AD6D" w14:textId="77777777" w:rsidR="008E0BA0" w:rsidRDefault="008E0BA0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55FA10AE" w14:textId="77777777" w:rsidR="008E0BA0" w:rsidRDefault="00FE4958">
      <w:pPr>
        <w:spacing w:after="0" w:line="360" w:lineRule="auto"/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2: ПРИРОДА ФОНДА</w:t>
      </w:r>
    </w:p>
    <w:p w14:paraId="755EB421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2.1. Фонд является юр</w:t>
      </w:r>
      <w:r>
        <w:rPr>
          <w:rFonts w:ascii="Arial" w:hAnsi="Arial" w:cs="Arial"/>
          <w:sz w:val="28"/>
          <w:szCs w:val="28"/>
        </w:rPr>
        <w:t>идическим лицом, имеющим правосубъектность, отдельную от его учредителя(ов) и любого другого лица.</w:t>
      </w:r>
    </w:p>
    <w:p w14:paraId="4D315CC9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2.2. Фонд создан как благотворительный фонд.</w:t>
      </w:r>
    </w:p>
    <w:p w14:paraId="79C15C2A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2.3. Фонд обладает дееспособностью, правами и привилегиями физического лица. Действительность действия, совершен</w:t>
      </w:r>
      <w:r>
        <w:rPr>
          <w:rFonts w:ascii="Arial" w:hAnsi="Arial" w:cs="Arial"/>
          <w:sz w:val="28"/>
          <w:szCs w:val="28"/>
        </w:rPr>
        <w:t>ного Фондом, не может быть поставлена под сомнение по причине отсутствия дееспособности на основании каких-либо положений его Устава или Положений.</w:t>
      </w:r>
    </w:p>
    <w:p w14:paraId="09F9AC99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2.4. Учредитель имеет такие права (если таковые имеются) в отношении Фонда, предусмотренные его Уставом.</w:t>
      </w:r>
    </w:p>
    <w:p w14:paraId="4A5F2E71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2.5</w:t>
      </w:r>
      <w:r>
        <w:rPr>
          <w:rFonts w:ascii="Arial" w:hAnsi="Arial" w:cs="Arial"/>
          <w:sz w:val="28"/>
          <w:szCs w:val="28"/>
        </w:rPr>
        <w:t>. Все имущество Фонда должно быть получено Квалифицированным получателем в случае ликвидации Фонда.</w:t>
      </w:r>
    </w:p>
    <w:p w14:paraId="40857C1E" w14:textId="77777777" w:rsidR="008E0BA0" w:rsidRDefault="008E0BA0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5BF76749" w14:textId="77777777" w:rsidR="008E0BA0" w:rsidRDefault="00FE49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ЧАСТЬ 3: ИМУЩЕСТВО ФОНДА</w:t>
      </w:r>
    </w:p>
    <w:p w14:paraId="3D4233EF" w14:textId="77777777" w:rsidR="008E0BA0" w:rsidRDefault="00FE4958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3.1. Фонд может владеть, использовать и иметь имущество для поддержания, функционирования и достижения своих целей.</w:t>
      </w:r>
    </w:p>
    <w:p w14:paraId="2FCF3E8D" w14:textId="4F07A1FE" w:rsidR="008E0BA0" w:rsidRDefault="00FE4958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ins w:id="53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2</w:t>
        </w:r>
      </w:ins>
      <w:del w:id="54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3</w:delText>
        </w:r>
      </w:del>
      <w:r>
        <w:rPr>
          <w:rFonts w:ascii="Arial" w:hAnsi="Arial" w:cs="Arial"/>
          <w:sz w:val="28"/>
          <w:szCs w:val="28"/>
        </w:rPr>
        <w:t xml:space="preserve">. Любое </w:t>
      </w:r>
      <w:r>
        <w:rPr>
          <w:rFonts w:ascii="Arial" w:hAnsi="Arial" w:cs="Arial"/>
          <w:sz w:val="28"/>
          <w:szCs w:val="28"/>
        </w:rPr>
        <w:t>Имущество Фонда может быть получено, передано в пользование целиком или во временное пользование.</w:t>
      </w:r>
    </w:p>
    <w:p w14:paraId="3C9F8230" w14:textId="77777777" w:rsidR="008E0BA0" w:rsidRDefault="008E0BA0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E52328B" w14:textId="72DE7C17" w:rsidR="008E0BA0" w:rsidRDefault="00FE4958">
      <w:pPr>
        <w:spacing w:after="0" w:line="360" w:lineRule="auto"/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55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4</w:t>
        </w:r>
      </w:ins>
      <w:del w:id="56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3</w:delText>
        </w:r>
      </w:del>
      <w:r>
        <w:rPr>
          <w:rFonts w:ascii="Arial" w:hAnsi="Arial" w:cs="Arial"/>
          <w:b/>
          <w:sz w:val="28"/>
          <w:szCs w:val="28"/>
        </w:rPr>
        <w:t>: ЦЕЛИ ФОНДА</w:t>
      </w:r>
    </w:p>
    <w:p w14:paraId="4269E6CC" w14:textId="5C4B70FF" w:rsidR="008E0BA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ins w:id="57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4</w:t>
        </w:r>
      </w:ins>
      <w:del w:id="58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3</w:delText>
        </w:r>
      </w:del>
      <w:r w:rsidR="00FE4958">
        <w:rPr>
          <w:rFonts w:ascii="Arial" w:hAnsi="Arial" w:cs="Arial"/>
          <w:sz w:val="28"/>
          <w:szCs w:val="28"/>
        </w:rPr>
        <w:t>.1. Фонд ставит перед собой следующие цели:</w:t>
      </w:r>
    </w:p>
    <w:p w14:paraId="73C7F3F4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1) Ускорение региональных действий по борьбе с изменением климата: поддержка и реализация пр</w:t>
      </w:r>
      <w:r>
        <w:rPr>
          <w:rFonts w:ascii="Arial" w:hAnsi="Arial" w:cs="Arial"/>
          <w:sz w:val="28"/>
          <w:szCs w:val="28"/>
        </w:rPr>
        <w:t>оектов, программ и инициатив по содействию климатическому переходу и действиям, продвижению лучших практик зеленой экономики и поддержке экологического перехода и устойчивого развития в Центральной Азии;</w:t>
      </w:r>
    </w:p>
    <w:p w14:paraId="58E6BB4B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2) Усиление региональной климатической политики и со</w:t>
      </w:r>
      <w:r>
        <w:rPr>
          <w:rFonts w:ascii="Arial" w:hAnsi="Arial" w:cs="Arial"/>
          <w:sz w:val="28"/>
          <w:szCs w:val="28"/>
        </w:rPr>
        <w:t>трудничества: поддержка разработки климатической политики в регионе, содействие сотрудничеству между странами Центральной Азии для решения общих климатических проблем и возможностей;</w:t>
      </w:r>
    </w:p>
    <w:p w14:paraId="26AC1C91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3) Поддержка разработки политики: помощь в разработке, пропаганде и реали</w:t>
      </w:r>
      <w:r>
        <w:rPr>
          <w:rFonts w:ascii="Arial" w:hAnsi="Arial" w:cs="Arial"/>
          <w:sz w:val="28"/>
          <w:szCs w:val="28"/>
        </w:rPr>
        <w:t>зации политики и правил, которые способствуют экологической устойчивости и устойчивости к изменению климата, в сотрудничестве с заинтересованными сторонами;</w:t>
      </w:r>
    </w:p>
    <w:p w14:paraId="33D0A4DE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4) Содействие исследованиям и инновациям: поощрять и финансировать исследования и инновации в облас</w:t>
      </w:r>
      <w:r>
        <w:rPr>
          <w:rFonts w:ascii="Arial" w:hAnsi="Arial" w:cs="Arial"/>
          <w:sz w:val="28"/>
          <w:szCs w:val="28"/>
        </w:rPr>
        <w:t>ти чистых технологий, устойчивости к изменению климата и переходного периода, а также устойчивых методов ведения сельского хозяйства для создания адаптированных к местным условиям решений уникальных климатических проблем Центральной Азии;</w:t>
      </w:r>
    </w:p>
    <w:p w14:paraId="6651A958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5) Развитие партн</w:t>
      </w:r>
      <w:r>
        <w:rPr>
          <w:rFonts w:ascii="Arial" w:hAnsi="Arial" w:cs="Arial"/>
          <w:sz w:val="28"/>
          <w:szCs w:val="28"/>
        </w:rPr>
        <w:t>ерства и коллективных действий: установление партнерских отношений с международными финансовыми институтами, организациями гражданского общества, организациями частного сектора и исследовательскими институтами для привлечения дополнительного опыта, ресурсо</w:t>
      </w:r>
      <w:r>
        <w:rPr>
          <w:rFonts w:ascii="Arial" w:hAnsi="Arial" w:cs="Arial"/>
          <w:sz w:val="28"/>
          <w:szCs w:val="28"/>
        </w:rPr>
        <w:t>в и финансирования для действий по борьбе с изменением климата в Центральной Азии через Фонд;</w:t>
      </w:r>
    </w:p>
    <w:p w14:paraId="65DA86DC" w14:textId="77777777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6) Укрепление климатических данных и науки: поддержка исследований, сбора данных и анализа климатических моделей, воздействий и решений, содействие разработке </w:t>
      </w:r>
      <w:r>
        <w:rPr>
          <w:rFonts w:ascii="Arial" w:hAnsi="Arial" w:cs="Arial"/>
          <w:sz w:val="28"/>
          <w:szCs w:val="28"/>
        </w:rPr>
        <w:t>научно обоснованной политики и реализации проектов в Центральной Азии;</w:t>
      </w:r>
    </w:p>
    <w:p w14:paraId="0B74835C" w14:textId="553ABD2E" w:rsidR="008E0BA0" w:rsidRDefault="00FE4958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7) Повышение осведомленности и развитие потенциала: развивать потенциал заинтересованных сторон в области изменения климата, повышать осведомленность населения о проблемах, связанных с </w:t>
      </w:r>
      <w:r>
        <w:rPr>
          <w:rFonts w:ascii="Arial" w:hAnsi="Arial" w:cs="Arial"/>
          <w:sz w:val="28"/>
          <w:szCs w:val="28"/>
        </w:rPr>
        <w:t>изменением климата и деградацией окружающей среды, и поощрять обмен знаниями для решения этих проблем в регионе</w:t>
      </w:r>
      <w:ins w:id="59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;</w:t>
        </w:r>
      </w:ins>
      <w:del w:id="60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.</w:delText>
        </w:r>
      </w:del>
    </w:p>
    <w:p w14:paraId="49785FAF" w14:textId="77777777" w:rsidR="006E4E3B" w:rsidRDefault="006E4E3B">
      <w:pPr>
        <w:spacing w:after="0" w:line="360" w:lineRule="auto"/>
        <w:ind w:firstLine="708"/>
        <w:jc w:val="both"/>
        <w:rPr>
          <w:ins w:id="61" w:author="Проект новой редакции" w:date="2026-10-29T11:52:00Z"/>
          <w:rFonts w:ascii="Arial" w:hAnsi="Arial" w:cs="Arial"/>
          <w:sz w:val="28"/>
          <w:szCs w:val="28"/>
        </w:rPr>
      </w:pPr>
      <w:ins w:id="62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8) Участие в реализации национальных и региональных экологических инициатив и программ, в том числе общенациональной инициативы «Таза Қазақстан», в качестве оператора (проектного офиса), исполнителя и партнера мероприятий;</w:t>
        </w:r>
      </w:ins>
    </w:p>
    <w:p w14:paraId="29FB8B7A" w14:textId="77777777" w:rsidR="006E4E3B" w:rsidRDefault="006E4E3B">
      <w:pPr>
        <w:spacing w:after="0" w:line="360" w:lineRule="auto"/>
        <w:ind w:firstLine="708"/>
        <w:jc w:val="both"/>
        <w:rPr>
          <w:ins w:id="63" w:author="Проект новой редакции" w:date="2026-10-29T11:52:00Z"/>
          <w:rFonts w:ascii="Arial" w:hAnsi="Arial" w:cs="Arial"/>
          <w:sz w:val="28"/>
          <w:szCs w:val="28"/>
        </w:rPr>
      </w:pPr>
      <w:ins w:id="64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9) Содействие внедрению принципов ESG (экологического, социального и корпоративного управления): методическая поддержка, оценка, консультирование и обучение организаций по вопросам устойчивого развития и раскрытия нефинансовой информации;</w:t>
        </w:r>
      </w:ins>
    </w:p>
    <w:p w14:paraId="32228510" w14:textId="77777777" w:rsidR="006E4E3B" w:rsidRDefault="006E4E3B">
      <w:pPr>
        <w:spacing w:after="0" w:line="360" w:lineRule="auto"/>
        <w:ind w:firstLine="708"/>
        <w:jc w:val="both"/>
        <w:rPr>
          <w:ins w:id="65" w:author="Проект новой редакции" w:date="2026-10-29T11:52:00Z"/>
          <w:rFonts w:ascii="Arial" w:hAnsi="Arial" w:cs="Arial"/>
          <w:sz w:val="28"/>
          <w:szCs w:val="28"/>
        </w:rPr>
      </w:pPr>
      <w:ins w:id="66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10) Оценка климатических и экологических рисков: оказание услуг по оценке физических и переходных рисков изменения климата и экологических рисков для государственных органов, организаций и инвесторов;</w:t>
        </w:r>
      </w:ins>
    </w:p>
    <w:p w14:paraId="71578410" w14:textId="77777777" w:rsidR="006E4E3B" w:rsidRDefault="006E4E3B">
      <w:pPr>
        <w:spacing w:after="0" w:line="360" w:lineRule="auto"/>
        <w:ind w:firstLine="708"/>
        <w:jc w:val="both"/>
        <w:rPr>
          <w:ins w:id="67" w:author="Проект новой редакции" w:date="2026-10-29T11:52:00Z"/>
          <w:rFonts w:ascii="Arial" w:hAnsi="Arial" w:cs="Arial"/>
          <w:sz w:val="28"/>
          <w:szCs w:val="28"/>
        </w:rPr>
      </w:pPr>
      <w:ins w:id="68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11) Аналитика по климатическим вопросам: проведение аналитических исследований по вопросам изменения климата, климатической политики, углеродного регулирования и зеленого финансирования, подготовка аналитических материалов, обзоров и рекомендаций;</w:t>
        </w:r>
      </w:ins>
    </w:p>
    <w:p w14:paraId="45723E11" w14:textId="77777777" w:rsidR="006E4E3B" w:rsidRDefault="006E4E3B">
      <w:pPr>
        <w:spacing w:after="0" w:line="360" w:lineRule="auto"/>
        <w:ind w:firstLine="708"/>
        <w:jc w:val="both"/>
        <w:rPr>
          <w:ins w:id="69" w:author="Проект новой редакции" w:date="2026-10-29T11:52:00Z"/>
          <w:rFonts w:ascii="Arial" w:hAnsi="Arial" w:cs="Arial"/>
          <w:sz w:val="28"/>
          <w:szCs w:val="28"/>
        </w:rPr>
      </w:pPr>
      <w:ins w:id="70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 xml:space="preserve">12) Образовательная деятельность: обучение, повышение квалификации и развитие потенциала </w:t>
        </w:r>
        <w:r w:rsidR="00963C2E">
          <w:rPr>
            <w:rFonts w:ascii="Arial" w:hAnsi="Arial" w:cs="Arial"/>
            <w:sz w:val="28"/>
            <w:szCs w:val="28"/>
          </w:rPr>
          <w:t>специалистов в области охраны окружающей среды, изменения климата, устойчивого развития и ESG</w:t>
        </w:r>
        <w:r>
          <w:rPr>
            <w:rFonts w:ascii="Arial" w:hAnsi="Arial" w:cs="Arial"/>
            <w:sz w:val="28"/>
            <w:szCs w:val="28"/>
          </w:rPr>
          <w:t>, в том числе через Учебный центр Фонда;</w:t>
        </w:r>
      </w:ins>
    </w:p>
    <w:p w14:paraId="4AC3ED83" w14:textId="77777777" w:rsidR="006E4E3B" w:rsidRDefault="006E4E3B">
      <w:pPr>
        <w:spacing w:after="0" w:line="360" w:lineRule="auto"/>
        <w:ind w:firstLine="708"/>
        <w:jc w:val="both"/>
        <w:rPr>
          <w:ins w:id="71" w:author="Проект новой редакции" w:date="2026-10-29T11:52:00Z"/>
          <w:rFonts w:ascii="Arial" w:hAnsi="Arial" w:cs="Arial"/>
          <w:sz w:val="28"/>
          <w:szCs w:val="28"/>
        </w:rPr>
      </w:pPr>
      <w:ins w:id="72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13) Экспертное сопровождение: экспертиза проектов, программ и документов в области климата и экологии, выработка экспертных заключений и рекомендаций, в том числе с участием Экспертного совета, экспертной сети и экспертного центра «Зеленый Think Tank» Фонда;</w:t>
        </w:r>
      </w:ins>
    </w:p>
    <w:p w14:paraId="597BA48A" w14:textId="77777777" w:rsidR="006E4E3B" w:rsidRDefault="006E4E3B">
      <w:pPr>
        <w:spacing w:after="0" w:line="360" w:lineRule="auto"/>
        <w:ind w:firstLine="708"/>
        <w:jc w:val="both"/>
        <w:rPr>
          <w:ins w:id="73" w:author="Проект новой редакции" w:date="2026-10-29T11:52:00Z"/>
          <w:rFonts w:ascii="Arial" w:hAnsi="Arial" w:cs="Arial"/>
          <w:sz w:val="28"/>
          <w:szCs w:val="28"/>
        </w:rPr>
      </w:pPr>
      <w:ins w:id="74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14) Региональные климатические и экологические проекты и инициативы, в том числе организация и проведение международных, региональных и национальных саммитов, конференций, форумов и иных мероприятий по климатической и экологической повестке, сопровождение и практическая реализация принятых на них решений и инициатив;</w:t>
        </w:r>
      </w:ins>
    </w:p>
    <w:p w14:paraId="776415D3" w14:textId="77777777" w:rsidR="006E4E3B" w:rsidRDefault="006E4E3B">
      <w:pPr>
        <w:spacing w:after="0" w:line="360" w:lineRule="auto"/>
        <w:ind w:firstLine="708"/>
        <w:jc w:val="both"/>
        <w:rPr>
          <w:ins w:id="75" w:author="Проект новой редакции" w:date="2026-10-29T11:52:00Z"/>
          <w:rFonts w:ascii="Arial" w:hAnsi="Arial" w:cs="Arial"/>
          <w:sz w:val="28"/>
          <w:szCs w:val="28"/>
        </w:rPr>
      </w:pPr>
      <w:ins w:id="76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15) Климатическое финансирование и углеродные рынки: привлечение климатического, грантового и проектного финансирования, развитие офсетных механизмов, отбор и сопровождение офсетных проектов, мониторинг выбросов парниковых газов;</w:t>
        </w:r>
      </w:ins>
    </w:p>
    <w:p w14:paraId="55A63BBC" w14:textId="77777777" w:rsidR="006E4E3B" w:rsidRDefault="006E4E3B">
      <w:pPr>
        <w:spacing w:after="0" w:line="360" w:lineRule="auto"/>
        <w:ind w:firstLine="708"/>
        <w:jc w:val="both"/>
        <w:rPr>
          <w:ins w:id="77" w:author="Проект новой редакции" w:date="2026-10-29T11:52:00Z"/>
          <w:rFonts w:ascii="Arial" w:hAnsi="Arial" w:cs="Arial"/>
          <w:sz w:val="28"/>
          <w:szCs w:val="28"/>
        </w:rPr>
      </w:pPr>
      <w:ins w:id="78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16) Грантовая поддержка: предоставление грантов и финансирование экологических и климатических проектов;</w:t>
        </w:r>
      </w:ins>
    </w:p>
    <w:p w14:paraId="654E6D57" w14:textId="77777777" w:rsidR="006E4E3B" w:rsidRDefault="006E4E3B">
      <w:pPr>
        <w:spacing w:after="0" w:line="360" w:lineRule="auto"/>
        <w:ind w:firstLine="708"/>
        <w:jc w:val="both"/>
        <w:rPr>
          <w:ins w:id="79" w:author="Проект новой редакции" w:date="2026-10-29T11:52:00Z"/>
          <w:rFonts w:ascii="Arial" w:hAnsi="Arial" w:cs="Arial"/>
          <w:sz w:val="28"/>
          <w:szCs w:val="28"/>
        </w:rPr>
      </w:pPr>
      <w:ins w:id="80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17) Охрана окружающей среды: содействие решению проблем управления отходами, загрязнения воздуха и водных ресурсов, деградации земель и опустынивания;</w:t>
        </w:r>
      </w:ins>
    </w:p>
    <w:p w14:paraId="0CC59ED7" w14:textId="77777777" w:rsidR="006E4E3B" w:rsidRDefault="006E4E3B">
      <w:pPr>
        <w:spacing w:after="0" w:line="360" w:lineRule="auto"/>
        <w:ind w:firstLine="708"/>
        <w:jc w:val="both"/>
        <w:rPr>
          <w:ins w:id="81" w:author="Проект новой редакции" w:date="2026-10-29T11:52:00Z"/>
          <w:rFonts w:ascii="Arial" w:hAnsi="Arial" w:cs="Arial"/>
          <w:sz w:val="28"/>
          <w:szCs w:val="28"/>
        </w:rPr>
      </w:pPr>
      <w:ins w:id="82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18) Цифровые решения: развитие цифровых инструментов и платформ, в том числе на основе искусственного интеллекта и геоинформационных систем, для сбора, анализа и мониторинга экологических и климатических данных;</w:t>
        </w:r>
      </w:ins>
    </w:p>
    <w:p w14:paraId="146B57BA" w14:textId="77777777" w:rsidR="006E4E3B" w:rsidRDefault="006E4E3B">
      <w:pPr>
        <w:spacing w:after="0" w:line="360" w:lineRule="auto"/>
        <w:ind w:firstLine="708"/>
        <w:jc w:val="both"/>
        <w:rPr>
          <w:ins w:id="83" w:author="Проект новой редакции" w:date="2026-10-29T11:52:00Z"/>
          <w:rFonts w:ascii="Arial" w:hAnsi="Arial" w:cs="Arial"/>
          <w:sz w:val="28"/>
          <w:szCs w:val="28"/>
        </w:rPr>
      </w:pPr>
      <w:ins w:id="84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19) Вовлечение детей и молодежи: развитие программы «Зеленые школы», волонтерства и экологического просвещения;</w:t>
        </w:r>
      </w:ins>
    </w:p>
    <w:p w14:paraId="75114831" w14:textId="77777777" w:rsidR="006E4E3B" w:rsidRDefault="006E4E3B">
      <w:pPr>
        <w:spacing w:after="0" w:line="360" w:lineRule="auto"/>
        <w:ind w:firstLine="708"/>
        <w:jc w:val="both"/>
        <w:rPr>
          <w:ins w:id="85" w:author="Проект новой редакции" w:date="2026-10-29T11:52:00Z"/>
          <w:rFonts w:ascii="Arial" w:hAnsi="Arial" w:cs="Arial"/>
          <w:sz w:val="28"/>
          <w:szCs w:val="28"/>
        </w:rPr>
      </w:pPr>
      <w:ins w:id="86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20) Популяризация экологических инициатив: освещение инициатив, достижений и лучших практик государственных органов, бизнеса, гражданского общества и молодежи в области охраны окружающей среды и устойчивого развития.</w:t>
        </w:r>
      </w:ins>
    </w:p>
    <w:p w14:paraId="330B86E6" w14:textId="77777777" w:rsidR="00AC6F90" w:rsidRDefault="006E4E3B">
      <w:pPr>
        <w:spacing w:after="0" w:line="360" w:lineRule="auto"/>
        <w:ind w:firstLine="708"/>
        <w:jc w:val="both"/>
        <w:rPr>
          <w:ins w:id="87" w:author="Проект новой редакции" w:date="2026-10-29T11:52:00Z"/>
          <w:rFonts w:ascii="Arial" w:hAnsi="Arial" w:cs="Arial"/>
          <w:sz w:val="28"/>
          <w:szCs w:val="28"/>
        </w:rPr>
      </w:pPr>
      <w:ins w:id="88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4.2. Для достижения целей Фонда решением Управляющего совета в структуру Фонда включаются Учебный центр, Экспертный совет и иные подразделения и консультативно-совещательные органы. Статус, задачи и порядок работы таких подразделений и органов определяются положениями, утверждаемыми Управляющим советом.</w:t>
        </w:r>
      </w:ins>
    </w:p>
    <w:p w14:paraId="0FE0274F" w14:textId="77777777" w:rsidR="008E0BA0" w:rsidRDefault="008E0BA0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2550AEBC" w14:textId="5C42EC36" w:rsidR="008E0BA0" w:rsidRDefault="00FE4958">
      <w:pPr>
        <w:spacing w:after="0" w:line="360" w:lineRule="auto"/>
        <w:ind w:firstLine="70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89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5</w:t>
        </w:r>
      </w:ins>
      <w:del w:id="90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4</w:delText>
        </w:r>
      </w:del>
      <w:r>
        <w:rPr>
          <w:rFonts w:ascii="Arial" w:hAnsi="Arial" w:cs="Arial"/>
          <w:b/>
          <w:sz w:val="28"/>
          <w:szCs w:val="28"/>
        </w:rPr>
        <w:t>: ИСТОЧНИК ФИНАНСИРОВАНИЯ ФОНДА</w:t>
      </w:r>
    </w:p>
    <w:p w14:paraId="234C1C25" w14:textId="0E6CB879" w:rsidR="008E0BA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ins w:id="91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5</w:t>
        </w:r>
      </w:ins>
      <w:del w:id="92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4</w:delText>
        </w:r>
      </w:del>
      <w:r w:rsidR="00FE4958">
        <w:rPr>
          <w:rFonts w:ascii="Arial" w:hAnsi="Arial" w:cs="Arial"/>
          <w:sz w:val="28"/>
          <w:szCs w:val="28"/>
        </w:rPr>
        <w:t>.1. Средства Фонда состоят из пожертвований, грантов, подарков, полученного имущества, а также из иных</w:t>
      </w:r>
      <w:r w:rsidR="00FE4958">
        <w:rPr>
          <w:rFonts w:ascii="Arial" w:hAnsi="Arial" w:cs="Arial"/>
          <w:sz w:val="28"/>
          <w:szCs w:val="28"/>
        </w:rPr>
        <w:t xml:space="preserve"> источников, не запрещенных Актами МФЦА.</w:t>
      </w:r>
    </w:p>
    <w:p w14:paraId="39E0739C" w14:textId="7BEDC029" w:rsidR="008E0BA0" w:rsidRDefault="006E4E3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ins w:id="93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5</w:t>
        </w:r>
      </w:ins>
      <w:del w:id="94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4</w:delText>
        </w:r>
      </w:del>
      <w:r w:rsidR="00FE4958">
        <w:rPr>
          <w:rFonts w:ascii="Arial" w:hAnsi="Arial" w:cs="Arial"/>
          <w:sz w:val="28"/>
          <w:szCs w:val="28"/>
        </w:rPr>
        <w:t>.2. Собранные Фондом средства будут перечисляться или использоваться исключительно для поддержки деятельности и целей Фонда.</w:t>
      </w:r>
    </w:p>
    <w:p w14:paraId="72BFFC0A" w14:textId="77777777" w:rsidR="008E0BA0" w:rsidRDefault="008E0BA0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4A34F9B4" w14:textId="6AF1ECAA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95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6</w:t>
        </w:r>
      </w:ins>
      <w:del w:id="96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5</w:delText>
        </w:r>
      </w:del>
      <w:r>
        <w:rPr>
          <w:rFonts w:ascii="Arial" w:hAnsi="Arial" w:cs="Arial"/>
          <w:b/>
          <w:sz w:val="28"/>
          <w:szCs w:val="28"/>
        </w:rPr>
        <w:t>: ПОПРАВКИ И ОТЗЫВЫ</w:t>
      </w:r>
    </w:p>
    <w:p w14:paraId="6D5C41C9" w14:textId="5E1114B1" w:rsidR="008E0BA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ins w:id="97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6</w:t>
        </w:r>
      </w:ins>
      <w:del w:id="98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5</w:delText>
        </w:r>
      </w:del>
      <w:r w:rsidR="00FE4958">
        <w:rPr>
          <w:rFonts w:ascii="Arial" w:hAnsi="Arial" w:cs="Arial"/>
          <w:sz w:val="28"/>
          <w:szCs w:val="28"/>
        </w:rPr>
        <w:t>.1. С учетом разделов 16(11) и 22(2) Положения в настоящий У</w:t>
      </w:r>
      <w:r w:rsidR="00FE4958">
        <w:rPr>
          <w:rFonts w:ascii="Arial" w:hAnsi="Arial" w:cs="Arial"/>
          <w:sz w:val="28"/>
          <w:szCs w:val="28"/>
        </w:rPr>
        <w:t>став и Положение могут быть внесены изменения:</w:t>
      </w:r>
    </w:p>
    <w:p w14:paraId="07549C3B" w14:textId="5053A989" w:rsidR="008E0BA0" w:rsidRDefault="00FE4958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1) Учредителем (где проживает или </w:t>
      </w:r>
      <w:ins w:id="99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находится</w:t>
        </w:r>
      </w:ins>
      <w:del w:id="100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существует</w:delText>
        </w:r>
      </w:del>
      <w:r>
        <w:rPr>
          <w:rFonts w:ascii="Arial" w:hAnsi="Arial" w:cs="Arial"/>
          <w:sz w:val="28"/>
          <w:szCs w:val="28"/>
        </w:rPr>
        <w:t xml:space="preserve"> Учредитель) в любое время путем письменного уведомления Фонда, содержащего условия внесения изменений в Устав;</w:t>
      </w:r>
    </w:p>
    <w:p w14:paraId="53FA3F9A" w14:textId="349BC171" w:rsidR="008E0BA0" w:rsidRDefault="00FE4958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2) в любое время, когда Учредитель </w:t>
      </w:r>
      <w:ins w:id="101" w:author="Проект новой редакции" w:date="2026-10-29T11:52:00Z">
        <w:r w:rsidR="006E4E3B">
          <w:rPr>
            <w:rFonts w:ascii="Arial" w:hAnsi="Arial" w:cs="Arial"/>
            <w:sz w:val="28"/>
            <w:szCs w:val="28"/>
          </w:rPr>
          <w:t>утратился,</w:t>
        </w:r>
      </w:ins>
      <w:del w:id="102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delText>не жив или</w:delText>
        </w:r>
      </w:del>
      <w:r>
        <w:rPr>
          <w:rFonts w:ascii="Arial" w:hAnsi="Arial" w:cs="Arial"/>
          <w:sz w:val="28"/>
          <w:szCs w:val="28"/>
        </w:rPr>
        <w:t xml:space="preserve"> не суще</w:t>
      </w:r>
      <w:r>
        <w:rPr>
          <w:rFonts w:ascii="Arial" w:hAnsi="Arial" w:cs="Arial"/>
          <w:sz w:val="28"/>
          <w:szCs w:val="28"/>
        </w:rPr>
        <w:t>ствует, Советом, если его члены единогласно одобрили изменение и с письменного согласия Попечительского совета; или</w:t>
      </w:r>
    </w:p>
    <w:p w14:paraId="4266CB51" w14:textId="77777777" w:rsidR="008E0BA0" w:rsidRDefault="00FE4958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3) Судом в соответствии со статьей 40 Регламента.</w:t>
      </w:r>
    </w:p>
    <w:p w14:paraId="7C92AA21" w14:textId="77777777" w:rsidR="008E0BA0" w:rsidRDefault="008E0BA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2195ADAD" w14:textId="5658C944" w:rsidR="008E0BA0" w:rsidRDefault="00FE4958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ЧАСТЬ </w:t>
      </w:r>
      <w:ins w:id="103" w:author="Проект новой редакции" w:date="2026-10-29T11:52:00Z">
        <w:r w:rsidR="006E4E3B">
          <w:rPr>
            <w:rFonts w:ascii="Arial" w:hAnsi="Arial" w:cs="Arial"/>
            <w:b/>
            <w:sz w:val="28"/>
            <w:szCs w:val="28"/>
          </w:rPr>
          <w:t>7: ЗАЯВЛЕНИЕ</w:t>
        </w:r>
      </w:ins>
      <w:del w:id="104" w:author="Проект новой редакции" w:date="2026-10-29T11:52:00Z">
        <w:r>
          <w:rPr>
            <w:rFonts w:ascii="Arial" w:hAnsi="Arial" w:cs="Arial"/>
            <w:b/>
            <w:sz w:val="28"/>
            <w:szCs w:val="28"/>
          </w:rPr>
          <w:delText>6: ДЕКЛАРАЦИЯ</w:delText>
        </w:r>
      </w:del>
    </w:p>
    <w:p w14:paraId="063478BA" w14:textId="38902B99" w:rsidR="008E0BA0" w:rsidRDefault="006E4E3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ins w:id="105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7</w:t>
        </w:r>
      </w:ins>
      <w:del w:id="106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6</w:delText>
        </w:r>
      </w:del>
      <w:r w:rsidR="00FE4958">
        <w:rPr>
          <w:rFonts w:ascii="Arial" w:hAnsi="Arial" w:cs="Arial"/>
          <w:sz w:val="28"/>
          <w:szCs w:val="28"/>
        </w:rPr>
        <w:t>.1. Каждый Учредитель, подписывая настоящий Устав, заявляет, что про</w:t>
      </w:r>
      <w:r w:rsidR="00FE4958">
        <w:rPr>
          <w:rFonts w:ascii="Arial" w:hAnsi="Arial" w:cs="Arial"/>
          <w:sz w:val="28"/>
          <w:szCs w:val="28"/>
        </w:rPr>
        <w:t xml:space="preserve">сит Управляющий </w:t>
      </w:r>
      <w:ins w:id="107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совет</w:t>
        </w:r>
      </w:ins>
      <w:del w:id="108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Совет</w:delText>
        </w:r>
      </w:del>
      <w:r w:rsidR="00FE4958">
        <w:rPr>
          <w:rFonts w:ascii="Arial" w:hAnsi="Arial" w:cs="Arial"/>
          <w:sz w:val="28"/>
          <w:szCs w:val="28"/>
        </w:rPr>
        <w:t xml:space="preserve"> соблюдать условия настоящего Устава</w:t>
      </w:r>
      <w:ins w:id="109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 xml:space="preserve"> (Приложение 1);</w:t>
        </w:r>
      </w:ins>
      <w:del w:id="110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;</w:delText>
        </w:r>
      </w:del>
    </w:p>
    <w:p w14:paraId="6B90D20B" w14:textId="77777777" w:rsidR="006E4E3B" w:rsidRDefault="006E4E3B">
      <w:pPr>
        <w:spacing w:after="0" w:line="360" w:lineRule="auto"/>
        <w:ind w:firstLine="709"/>
        <w:jc w:val="both"/>
        <w:rPr>
          <w:ins w:id="111" w:author="Проект новой редакции" w:date="2026-10-29T11:52:00Z"/>
          <w:rFonts w:ascii="Arial" w:hAnsi="Arial" w:cs="Arial"/>
          <w:sz w:val="28"/>
          <w:szCs w:val="28"/>
        </w:rPr>
      </w:pPr>
      <w:ins w:id="112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7</w:t>
        </w:r>
      </w:ins>
      <w:del w:id="113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6</w:delText>
        </w:r>
      </w:del>
      <w:r w:rsidR="00FE4958">
        <w:rPr>
          <w:rFonts w:ascii="Arial" w:hAnsi="Arial" w:cs="Arial"/>
          <w:sz w:val="28"/>
          <w:szCs w:val="28"/>
        </w:rPr>
        <w:t xml:space="preserve">.2. </w:t>
      </w:r>
      <w:ins w:id="114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Члены Управляющего совета</w:t>
        </w:r>
      </w:ins>
      <w:del w:id="115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Совет Правления</w:delText>
        </w:r>
      </w:del>
      <w:r w:rsidR="00FE4958">
        <w:rPr>
          <w:rFonts w:ascii="Arial" w:hAnsi="Arial" w:cs="Arial"/>
          <w:sz w:val="28"/>
          <w:szCs w:val="28"/>
        </w:rPr>
        <w:t xml:space="preserve"> (минимум 2</w:t>
      </w:r>
      <w:ins w:id="116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), подписывая настоящий Устав, заявляют</w:t>
        </w:r>
      </w:ins>
      <w:del w:id="117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) путем подписания настоящего Устава заявляет</w:delText>
        </w:r>
      </w:del>
      <w:r w:rsidR="00FE4958">
        <w:rPr>
          <w:rFonts w:ascii="Arial" w:hAnsi="Arial" w:cs="Arial"/>
          <w:sz w:val="28"/>
          <w:szCs w:val="28"/>
        </w:rPr>
        <w:t xml:space="preserve">, что </w:t>
      </w:r>
      <w:ins w:id="118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соблюдают</w:t>
        </w:r>
      </w:ins>
      <w:del w:id="119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соблюдает</w:delText>
        </w:r>
      </w:del>
      <w:r w:rsidR="00FE4958">
        <w:rPr>
          <w:rFonts w:ascii="Arial" w:hAnsi="Arial" w:cs="Arial"/>
          <w:sz w:val="28"/>
          <w:szCs w:val="28"/>
        </w:rPr>
        <w:t xml:space="preserve"> условия настоящего Устава</w:t>
      </w:r>
      <w:ins w:id="120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 xml:space="preserve"> (Приложение 2).</w:t>
        </w:r>
      </w:ins>
    </w:p>
    <w:p w14:paraId="2DD6D766" w14:textId="77777777" w:rsidR="006E4E3B" w:rsidRPr="006E4E3B" w:rsidRDefault="006E4E3B" w:rsidP="006E4E3B">
      <w:pPr>
        <w:pageBreakBefore/>
        <w:spacing w:after="0" w:line="360" w:lineRule="auto"/>
        <w:ind w:firstLine="709"/>
        <w:jc w:val="right"/>
        <w:rPr>
          <w:ins w:id="121" w:author="Проект новой редакции" w:date="2026-10-29T11:52:00Z"/>
          <w:rFonts w:ascii="Arial" w:hAnsi="Arial" w:cs="Arial"/>
          <w:b/>
          <w:sz w:val="28"/>
          <w:szCs w:val="28"/>
        </w:rPr>
      </w:pPr>
      <w:ins w:id="122" w:author="Проект новой редакции" w:date="2026-10-29T11:52:00Z">
        <w:r w:rsidRPr="006E4E3B">
          <w:rPr>
            <w:rFonts w:ascii="Arial" w:hAnsi="Arial" w:cs="Arial"/>
            <w:b/>
            <w:sz w:val="28"/>
            <w:szCs w:val="28"/>
          </w:rPr>
          <w:t>Приложение 1</w:t>
        </w:r>
      </w:ins>
    </w:p>
    <w:p w14:paraId="26123102" w14:textId="77777777" w:rsidR="006E4E3B" w:rsidRPr="006E4E3B" w:rsidRDefault="006E4E3B" w:rsidP="006E4E3B">
      <w:pPr>
        <w:spacing w:after="240" w:line="360" w:lineRule="auto"/>
        <w:ind w:firstLine="709"/>
        <w:jc w:val="center"/>
        <w:rPr>
          <w:ins w:id="123" w:author="Проект новой редакции" w:date="2026-10-29T11:52:00Z"/>
          <w:rFonts w:ascii="Arial" w:hAnsi="Arial" w:cs="Arial"/>
          <w:b/>
          <w:sz w:val="28"/>
          <w:szCs w:val="28"/>
        </w:rPr>
      </w:pPr>
      <w:ins w:id="124" w:author="Проект новой редакции" w:date="2026-10-29T11:52:00Z">
        <w:r w:rsidRPr="006E4E3B">
          <w:rPr>
            <w:rFonts w:ascii="Arial" w:hAnsi="Arial" w:cs="Arial"/>
            <w:b/>
            <w:sz w:val="28"/>
            <w:szCs w:val="28"/>
          </w:rPr>
          <w:t>Учредитель</w:t>
        </w:r>
      </w:ins>
    </w:p>
    <w:p w14:paraId="22EEE21C" w14:textId="77777777" w:rsidR="006E4E3B" w:rsidRDefault="006E4E3B">
      <w:pPr>
        <w:spacing w:after="0" w:line="360" w:lineRule="auto"/>
        <w:ind w:firstLine="709"/>
        <w:jc w:val="both"/>
        <w:rPr>
          <w:ins w:id="125" w:author="Проект новой редакции" w:date="2026-10-29T11:52:00Z"/>
          <w:rFonts w:ascii="Arial" w:hAnsi="Arial" w:cs="Arial"/>
          <w:sz w:val="28"/>
          <w:szCs w:val="28"/>
        </w:rPr>
      </w:pPr>
      <w:ins w:id="126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 xml:space="preserve">1. Частная компания «Climate Action Company Limited» </w:t>
        </w:r>
        <w:r w:rsidR="0007541B">
          <w:rPr>
            <w:rFonts w:ascii="Arial" w:hAnsi="Arial" w:cs="Arial"/>
            <w:sz w:val="28"/>
            <w:szCs w:val="28"/>
          </w:rPr>
          <w:t>в лице Директора, Главного исполнительного директора и Уполномоченного лица Е. Н. Қаражана</w:t>
        </w:r>
        <w:r>
          <w:rPr>
            <w:rFonts w:ascii="Arial" w:hAnsi="Arial" w:cs="Arial"/>
            <w:sz w:val="28"/>
            <w:szCs w:val="28"/>
          </w:rPr>
          <w:t xml:space="preserve"> ____________________ (подпись)</w:t>
        </w:r>
      </w:ins>
    </w:p>
    <w:p w14:paraId="4165117B" w14:textId="77777777" w:rsidR="006E4E3B" w:rsidRPr="006E4E3B" w:rsidRDefault="006E4E3B" w:rsidP="006E4E3B">
      <w:pPr>
        <w:pageBreakBefore/>
        <w:spacing w:after="0" w:line="360" w:lineRule="auto"/>
        <w:ind w:firstLine="709"/>
        <w:jc w:val="right"/>
        <w:rPr>
          <w:ins w:id="127" w:author="Проект новой редакции" w:date="2026-10-29T11:52:00Z"/>
          <w:rFonts w:ascii="Arial" w:hAnsi="Arial" w:cs="Arial"/>
          <w:b/>
          <w:sz w:val="28"/>
          <w:szCs w:val="28"/>
        </w:rPr>
      </w:pPr>
      <w:ins w:id="128" w:author="Проект новой редакции" w:date="2026-10-29T11:52:00Z">
        <w:r w:rsidRPr="006E4E3B">
          <w:rPr>
            <w:rFonts w:ascii="Arial" w:hAnsi="Arial" w:cs="Arial"/>
            <w:b/>
            <w:sz w:val="28"/>
            <w:szCs w:val="28"/>
          </w:rPr>
          <w:t>Приложение 2</w:t>
        </w:r>
      </w:ins>
    </w:p>
    <w:p w14:paraId="5D5C7632" w14:textId="77777777" w:rsidR="006E4E3B" w:rsidRPr="006E4E3B" w:rsidRDefault="006E4E3B" w:rsidP="006E4E3B">
      <w:pPr>
        <w:spacing w:after="240" w:line="360" w:lineRule="auto"/>
        <w:ind w:firstLine="709"/>
        <w:jc w:val="center"/>
        <w:rPr>
          <w:ins w:id="129" w:author="Проект новой редакции" w:date="2026-10-29T11:52:00Z"/>
          <w:rFonts w:ascii="Arial" w:hAnsi="Arial" w:cs="Arial"/>
          <w:b/>
          <w:sz w:val="28"/>
          <w:szCs w:val="28"/>
        </w:rPr>
      </w:pPr>
      <w:ins w:id="130" w:author="Проект новой редакции" w:date="2026-10-29T11:52:00Z">
        <w:r w:rsidRPr="006E4E3B">
          <w:rPr>
            <w:rFonts w:ascii="Arial" w:hAnsi="Arial" w:cs="Arial"/>
            <w:b/>
            <w:sz w:val="28"/>
            <w:szCs w:val="28"/>
          </w:rPr>
          <w:t>Управляющий совет</w:t>
        </w:r>
      </w:ins>
    </w:p>
    <w:p w14:paraId="3F2F4630" w14:textId="77777777" w:rsidR="006E4E3B" w:rsidRDefault="006E4E3B">
      <w:pPr>
        <w:spacing w:after="0" w:line="360" w:lineRule="auto"/>
        <w:ind w:firstLine="709"/>
        <w:jc w:val="both"/>
        <w:rPr>
          <w:ins w:id="131" w:author="Проект новой редакции" w:date="2026-10-29T11:52:00Z"/>
          <w:rFonts w:ascii="Arial" w:hAnsi="Arial" w:cs="Arial"/>
          <w:sz w:val="28"/>
          <w:szCs w:val="28"/>
        </w:rPr>
      </w:pPr>
      <w:ins w:id="132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 xml:space="preserve">1. </w:t>
        </w:r>
        <w:r w:rsidR="005F39DB">
          <w:rPr>
            <w:rFonts w:ascii="Arial" w:hAnsi="Arial" w:cs="Arial"/>
            <w:sz w:val="28"/>
            <w:szCs w:val="28"/>
          </w:rPr>
          <w:t>Главный исполнительный директор</w:t>
        </w:r>
        <w:r>
          <w:rPr>
            <w:rFonts w:ascii="Arial" w:hAnsi="Arial" w:cs="Arial"/>
            <w:sz w:val="28"/>
            <w:szCs w:val="28"/>
          </w:rPr>
          <w:t xml:space="preserve"> </w:t>
        </w:r>
        <w:r w:rsidR="001D2E51">
          <w:rPr>
            <w:rFonts w:ascii="Arial" w:hAnsi="Arial" w:cs="Arial"/>
            <w:sz w:val="28"/>
            <w:szCs w:val="28"/>
          </w:rPr>
          <w:t>–</w:t>
        </w:r>
        <w:r>
          <w:rPr>
            <w:rFonts w:ascii="Arial" w:hAnsi="Arial" w:cs="Arial"/>
            <w:sz w:val="28"/>
            <w:szCs w:val="28"/>
          </w:rPr>
          <w:t xml:space="preserve"> Е. Н. Қаражан ____________________ (подпись)</w:t>
        </w:r>
      </w:ins>
    </w:p>
    <w:p w14:paraId="260837DC" w14:textId="13A47A1B" w:rsidR="008E0BA0" w:rsidRDefault="00374273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ins w:id="133" w:author="Проект новой редакции" w:date="2026-10-29T11:52:00Z">
        <w:r>
          <w:rPr>
            <w:rFonts w:ascii="Arial" w:hAnsi="Arial" w:cs="Arial"/>
            <w:sz w:val="28"/>
            <w:szCs w:val="28"/>
          </w:rPr>
          <w:t>2. Заместитель Главного исполнительного директора по административным вопросам – М. Темирбеков ____________________ (подпись)</w:t>
        </w:r>
      </w:ins>
      <w:del w:id="134" w:author="Проект новой редакции" w:date="2026-10-29T11:52:00Z">
        <w:r w:rsidR="00FE4958">
          <w:rPr>
            <w:rFonts w:ascii="Arial" w:hAnsi="Arial" w:cs="Arial"/>
            <w:sz w:val="28"/>
            <w:szCs w:val="28"/>
          </w:rPr>
          <w:delText>.</w:delText>
        </w:r>
      </w:del>
    </w:p>
    <w:sectPr w:rsidR="008E0BA0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A526B5" w14:textId="77777777" w:rsidR="00FE4958" w:rsidRDefault="00FE4958">
      <w:pPr>
        <w:spacing w:after="0" w:line="240" w:lineRule="auto"/>
      </w:pPr>
      <w:r>
        <w:separator/>
      </w:r>
    </w:p>
  </w:endnote>
  <w:endnote w:type="continuationSeparator" w:id="0">
    <w:p w14:paraId="07E28BBA" w14:textId="77777777" w:rsidR="00FE4958" w:rsidRDefault="00FE4958">
      <w:pPr>
        <w:spacing w:after="0" w:line="240" w:lineRule="auto"/>
      </w:pPr>
      <w:r>
        <w:continuationSeparator/>
      </w:r>
    </w:p>
  </w:endnote>
  <w:endnote w:type="continuationNotice" w:id="1">
    <w:p w14:paraId="1933D1E2" w14:textId="77777777" w:rsidR="00FE4958" w:rsidRDefault="00FE49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53C6EB" w14:textId="77777777" w:rsidR="008E0BA0" w:rsidRDefault="008E0BA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9003152"/>
      <w:docPartObj>
        <w:docPartGallery w:val="Page Numbers (Bottom of Page)"/>
        <w:docPartUnique/>
      </w:docPartObj>
    </w:sdtPr>
    <w:sdtEndPr/>
    <w:sdtContent>
      <w:p w14:paraId="34D50582" w14:textId="77777777" w:rsidR="008E0BA0" w:rsidRDefault="00FE4958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B412397" w14:textId="77777777" w:rsidR="008E0BA0" w:rsidRDefault="008E0BA0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B156E8" w14:textId="77777777" w:rsidR="008E0BA0" w:rsidRDefault="008E0BA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B620EA" w14:textId="77777777" w:rsidR="00FE4958" w:rsidRDefault="00FE4958">
      <w:pPr>
        <w:spacing w:after="0" w:line="240" w:lineRule="auto"/>
      </w:pPr>
      <w:r>
        <w:separator/>
      </w:r>
    </w:p>
  </w:footnote>
  <w:footnote w:type="continuationSeparator" w:id="0">
    <w:p w14:paraId="148B8603" w14:textId="77777777" w:rsidR="00FE4958" w:rsidRDefault="00FE4958">
      <w:pPr>
        <w:spacing w:after="0" w:line="240" w:lineRule="auto"/>
      </w:pPr>
      <w:r>
        <w:continuationSeparator/>
      </w:r>
    </w:p>
  </w:footnote>
  <w:footnote w:type="continuationNotice" w:id="1">
    <w:p w14:paraId="4B80BD6B" w14:textId="77777777" w:rsidR="00FE4958" w:rsidRDefault="00FE49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9A00C3" w14:textId="77777777" w:rsidR="00FE4958" w:rsidRDefault="00FE495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autoHyphenation/>
  <w:hyphenationZone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BA0"/>
    <w:rsid w:val="0007541B"/>
    <w:rsid w:val="001D2E51"/>
    <w:rsid w:val="00255FBC"/>
    <w:rsid w:val="00276B93"/>
    <w:rsid w:val="00374273"/>
    <w:rsid w:val="005F39DB"/>
    <w:rsid w:val="00602612"/>
    <w:rsid w:val="0068250A"/>
    <w:rsid w:val="006E4E3B"/>
    <w:rsid w:val="007A69E1"/>
    <w:rsid w:val="008E0BA0"/>
    <w:rsid w:val="00963C2E"/>
    <w:rsid w:val="00AC6F90"/>
    <w:rsid w:val="00CB320C"/>
    <w:rsid w:val="00FE4958"/>
    <w:rsid w:val="00FF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D18AE7-9BC0-4CD8-9B91-DB66321C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D6582"/>
  </w:style>
  <w:style w:type="character" w:customStyle="1" w:styleId="a5">
    <w:name w:val="Нижний колонтитул Знак"/>
    <w:basedOn w:val="a0"/>
    <w:link w:val="a6"/>
    <w:uiPriority w:val="99"/>
    <w:qFormat/>
    <w:rsid w:val="00CD6582"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241C2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D658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D6582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d">
    <w:name w:val="Без списка"/>
    <w:uiPriority w:val="99"/>
    <w:semiHidden/>
    <w:unhideWhenUsed/>
    <w:qFormat/>
  </w:style>
  <w:style w:type="paragraph" w:styleId="ae">
    <w:name w:val="Revision"/>
    <w:hidden/>
    <w:uiPriority w:val="99"/>
    <w:semiHidden/>
    <w:rsid w:val="00FE4958"/>
    <w:pPr>
      <w:suppressAutoHyphens w:val="0"/>
    </w:pPr>
  </w:style>
  <w:style w:type="paragraph" w:styleId="af">
    <w:name w:val="Balloon Text"/>
    <w:basedOn w:val="a"/>
    <w:link w:val="af0"/>
    <w:uiPriority w:val="99"/>
    <w:semiHidden/>
    <w:unhideWhenUsed/>
    <w:rsid w:val="00FE4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FE49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1687</Words>
  <Characters>9617</Characters>
  <Application>Microsoft Office Word</Application>
  <DocSecurity>0</DocSecurity>
  <Lines>80</Lines>
  <Paragraphs>22</Paragraphs>
  <ScaleCrop>false</ScaleCrop>
  <Company>CACF</Company>
  <LinksUpToDate>false</LinksUpToDate>
  <CharactersWithSpaces>11282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dc:description/>
  <cp:lastModifiedBy>Учетная запись Майкрософт</cp:lastModifiedBy>
  <cp:revision>1</cp:revision>
  <cp:lastPrinted>2025-07-31T16:14:00Z</cp:lastPrinted>
  <dcterms:created xsi:type="dcterms:W3CDTF">2024-03-01T09:50:00Z</dcterms:created>
  <dcterms:modified xsi:type="dcterms:W3CDTF">2026-10-29T06:52:00Z</dcterms:modified>
  <dc:language>en-US</dc:language>
</cp:coreProperties>
</file>